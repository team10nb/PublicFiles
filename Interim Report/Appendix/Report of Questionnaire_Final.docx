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E1269" w14:textId="2A2EE512" w:rsidR="00B65461" w:rsidRPr="00434A46" w:rsidRDefault="00BE799F" w:rsidP="00BE799F">
      <w:pPr>
        <w:pStyle w:val="a4"/>
        <w:rPr>
          <w:rFonts w:ascii="Verdana" w:hAnsi="Verdana"/>
          <w:rPrChange w:id="0" w:author="Ruizi HAN (20125115)" w:date="2020-12-02T02:04:00Z">
            <w:rPr/>
          </w:rPrChange>
        </w:rPr>
      </w:pPr>
      <w:r w:rsidRPr="00434A46">
        <w:rPr>
          <w:rFonts w:ascii="Verdana" w:hAnsi="Verdana"/>
          <w:rPrChange w:id="1" w:author="Ruizi HAN (20125115)" w:date="2020-12-02T02:04:00Z">
            <w:rPr/>
          </w:rPrChange>
        </w:rPr>
        <w:t>Questionnaire report</w:t>
      </w:r>
    </w:p>
    <w:p w14:paraId="6416A6F9" w14:textId="77777777" w:rsidR="001F6B35" w:rsidRPr="00434A46" w:rsidRDefault="001F6B35" w:rsidP="001F6B35">
      <w:pPr>
        <w:rPr>
          <w:rFonts w:ascii="Verdana" w:hAnsi="Verdana" w:hint="eastAsia"/>
          <w:rPrChange w:id="2" w:author="Ruizi HAN (20125115)" w:date="2020-12-02T02:04:00Z">
            <w:rPr/>
          </w:rPrChange>
        </w:rPr>
      </w:pPr>
    </w:p>
    <w:p w14:paraId="344DBD82" w14:textId="70C3715B" w:rsidR="00BE799F" w:rsidRPr="00434A46" w:rsidRDefault="00A72053" w:rsidP="00BE799F">
      <w:pPr>
        <w:rPr>
          <w:rFonts w:ascii="Verdana" w:eastAsiaTheme="minorHAnsi" w:hAnsi="Verdana" w:cs="Tahoma"/>
          <w:b/>
          <w:bCs/>
          <w:color w:val="000000"/>
          <w:kern w:val="0"/>
          <w:sz w:val="24"/>
          <w:shd w:val="clear" w:color="auto" w:fill="FFFFFF"/>
          <w:rPrChange w:id="3" w:author="Ruizi HAN (20125115)" w:date="2020-12-02T02:04:00Z">
            <w:rPr>
              <w:rFonts w:eastAsiaTheme="minorHAnsi" w:cs="Tahoma"/>
              <w:b/>
              <w:bCs/>
              <w:color w:val="000000"/>
              <w:kern w:val="0"/>
              <w:sz w:val="24"/>
              <w:shd w:val="clear" w:color="auto" w:fill="FFFFFF"/>
            </w:rPr>
          </w:rPrChange>
        </w:rPr>
      </w:pPr>
      <w:r w:rsidRPr="00434A46">
        <w:rPr>
          <w:rFonts w:ascii="Verdana" w:eastAsiaTheme="minorHAnsi" w:hAnsi="Verdana" w:cs="Tahoma"/>
          <w:b/>
          <w:bCs/>
          <w:color w:val="000000"/>
          <w:kern w:val="0"/>
          <w:sz w:val="24"/>
          <w:shd w:val="clear" w:color="auto" w:fill="FFFFFF"/>
          <w:rPrChange w:id="4" w:author="Ruizi HAN (20125115)" w:date="2020-12-02T02:04:00Z">
            <w:rPr>
              <w:rFonts w:eastAsiaTheme="minorHAnsi" w:cs="Tahoma" w:hint="eastAsia"/>
              <w:b/>
              <w:bCs/>
              <w:color w:val="000000"/>
              <w:kern w:val="0"/>
              <w:sz w:val="24"/>
              <w:shd w:val="clear" w:color="auto" w:fill="FFFFFF"/>
            </w:rPr>
          </w:rPrChange>
        </w:rPr>
        <w:t>M</w:t>
      </w:r>
      <w:r w:rsidRPr="00434A46">
        <w:rPr>
          <w:rFonts w:ascii="Verdana" w:eastAsiaTheme="minorHAnsi" w:hAnsi="Verdana" w:cs="Tahoma"/>
          <w:b/>
          <w:bCs/>
          <w:color w:val="000000"/>
          <w:kern w:val="0"/>
          <w:sz w:val="24"/>
          <w:shd w:val="clear" w:color="auto" w:fill="FFFFFF"/>
          <w:rPrChange w:id="5" w:author="Ruizi HAN (20125115)" w:date="2020-12-02T02:04:00Z">
            <w:rPr>
              <w:rFonts w:eastAsiaTheme="minorHAnsi" w:cs="Tahoma"/>
              <w:b/>
              <w:bCs/>
              <w:color w:val="000000"/>
              <w:kern w:val="0"/>
              <w:sz w:val="24"/>
              <w:shd w:val="clear" w:color="auto" w:fill="FFFFFF"/>
            </w:rPr>
          </w:rPrChange>
        </w:rPr>
        <w:t>otivation</w:t>
      </w:r>
    </w:p>
    <w:p w14:paraId="13263D83" w14:textId="32CD0F7D" w:rsidR="00145A8F" w:rsidRPr="00434A46" w:rsidRDefault="00146A0D" w:rsidP="00145A8F">
      <w:pPr>
        <w:ind w:left="420"/>
        <w:rPr>
          <w:rFonts w:ascii="Verdana" w:hAnsi="Verdana"/>
          <w:rPrChange w:id="6" w:author="Ruizi HAN (20125115)" w:date="2020-12-02T02:04:00Z">
            <w:rPr/>
          </w:rPrChange>
        </w:rPr>
      </w:pPr>
      <w:ins w:id="7" w:author="陈诗量" w:date="2020-11-24T18:55:00Z">
        <w:r w:rsidRPr="00434A46">
          <w:rPr>
            <w:rFonts w:ascii="Verdana" w:hAnsi="Verdana"/>
            <w:rPrChange w:id="8" w:author="Ruizi HAN (20125115)" w:date="2020-12-02T02:04:00Z">
              <w:rPr/>
            </w:rPrChange>
          </w:rPr>
          <w:t xml:space="preserve">The software we plan to design </w:t>
        </w:r>
      </w:ins>
      <w:ins w:id="9" w:author="陈诗量" w:date="2020-11-24T18:56:00Z">
        <w:r w:rsidRPr="00434A46">
          <w:rPr>
            <w:rFonts w:ascii="Verdana" w:hAnsi="Verdana"/>
            <w:rPrChange w:id="10" w:author="Ruizi HAN (20125115)" w:date="2020-12-02T02:04:00Z">
              <w:rPr/>
            </w:rPrChange>
          </w:rPr>
          <w:t xml:space="preserve">is oriented to </w:t>
        </w:r>
        <w:r w:rsidR="000B7013" w:rsidRPr="00434A46">
          <w:rPr>
            <w:rFonts w:ascii="Verdana" w:hAnsi="Verdana"/>
            <w:rPrChange w:id="11" w:author="Ruizi HAN (20125115)" w:date="2020-12-02T02:04:00Z">
              <w:rPr/>
            </w:rPrChange>
          </w:rPr>
          <w:t xml:space="preserve">students who want to </w:t>
        </w:r>
        <w:r w:rsidR="003419DF" w:rsidRPr="00434A46">
          <w:rPr>
            <w:rFonts w:ascii="Verdana" w:hAnsi="Verdana"/>
            <w:rPrChange w:id="12" w:author="Ruizi HAN (20125115)" w:date="2020-12-02T02:04:00Z">
              <w:rPr/>
            </w:rPrChange>
          </w:rPr>
          <w:t xml:space="preserve">learn sorting algorithms. However, </w:t>
        </w:r>
      </w:ins>
      <w:ins w:id="13" w:author="陈诗量" w:date="2020-11-24T18:57:00Z">
        <w:r w:rsidR="003419DF" w:rsidRPr="00434A46">
          <w:rPr>
            <w:rFonts w:ascii="Verdana" w:hAnsi="Verdana"/>
            <w:rPrChange w:id="14" w:author="Ruizi HAN (20125115)" w:date="2020-12-02T02:04:00Z">
              <w:rPr/>
            </w:rPrChange>
          </w:rPr>
          <w:t>detail</w:t>
        </w:r>
        <w:r w:rsidR="00347B8C" w:rsidRPr="00434A46">
          <w:rPr>
            <w:rFonts w:ascii="Verdana" w:hAnsi="Verdana"/>
            <w:rPrChange w:id="15" w:author="Ruizi HAN (20125115)" w:date="2020-12-02T02:04:00Z">
              <w:rPr/>
            </w:rPrChange>
          </w:rPr>
          <w:t xml:space="preserve">s of </w:t>
        </w:r>
      </w:ins>
      <w:ins w:id="16" w:author="陈诗量" w:date="2020-11-25T14:06:00Z">
        <w:r w:rsidR="006C5D1C" w:rsidRPr="00434A46">
          <w:rPr>
            <w:rFonts w:ascii="Verdana" w:hAnsi="Verdana"/>
            <w:rPrChange w:id="17" w:author="Ruizi HAN (20125115)" w:date="2020-12-02T02:04:00Z">
              <w:rPr/>
            </w:rPrChange>
          </w:rPr>
          <w:t>learning method</w:t>
        </w:r>
      </w:ins>
      <w:ins w:id="18" w:author="陈诗量" w:date="2020-11-24T18:57:00Z">
        <w:r w:rsidR="00347B8C" w:rsidRPr="00434A46">
          <w:rPr>
            <w:rFonts w:ascii="Verdana" w:hAnsi="Verdana"/>
            <w:rPrChange w:id="19" w:author="Ruizi HAN (20125115)" w:date="2020-12-02T02:04:00Z">
              <w:rPr/>
            </w:rPrChange>
          </w:rPr>
          <w:t xml:space="preserve"> that students prefer </w:t>
        </w:r>
      </w:ins>
      <w:proofErr w:type="gramStart"/>
      <w:ins w:id="20" w:author="陈诗量" w:date="2020-11-24T18:58:00Z">
        <w:r w:rsidR="0021089F" w:rsidRPr="00434A46">
          <w:rPr>
            <w:rFonts w:ascii="Verdana" w:hAnsi="Verdana"/>
            <w:rPrChange w:id="21" w:author="Ruizi HAN (20125115)" w:date="2020-12-02T02:04:00Z">
              <w:rPr/>
            </w:rPrChange>
          </w:rPr>
          <w:t>remain</w:t>
        </w:r>
      </w:ins>
      <w:proofErr w:type="gramEnd"/>
      <w:ins w:id="22" w:author="陈诗量" w:date="2020-11-24T18:57:00Z">
        <w:r w:rsidR="00347B8C" w:rsidRPr="00434A46">
          <w:rPr>
            <w:rFonts w:ascii="Verdana" w:hAnsi="Verdana"/>
            <w:rPrChange w:id="23" w:author="Ruizi HAN (20125115)" w:date="2020-12-02T02:04:00Z">
              <w:rPr/>
            </w:rPrChange>
          </w:rPr>
          <w:t xml:space="preserve"> </w:t>
        </w:r>
        <w:r w:rsidR="0021089F" w:rsidRPr="00434A46">
          <w:rPr>
            <w:rFonts w:ascii="Verdana" w:hAnsi="Verdana"/>
            <w:rPrChange w:id="24" w:author="Ruizi HAN (20125115)" w:date="2020-12-02T02:04:00Z">
              <w:rPr/>
            </w:rPrChange>
          </w:rPr>
          <w:t>unknow</w:t>
        </w:r>
      </w:ins>
      <w:ins w:id="25" w:author="陈诗量" w:date="2020-11-25T14:23:00Z">
        <w:r w:rsidR="00D10E98" w:rsidRPr="00434A46">
          <w:rPr>
            <w:rFonts w:ascii="Verdana" w:hAnsi="Verdana"/>
            <w:rPrChange w:id="26" w:author="Ruizi HAN (20125115)" w:date="2020-12-02T02:04:00Z">
              <w:rPr/>
            </w:rPrChange>
          </w:rPr>
          <w:t>n</w:t>
        </w:r>
      </w:ins>
      <w:ins w:id="27" w:author="陈诗量" w:date="2020-11-24T18:57:00Z">
        <w:r w:rsidR="0021089F" w:rsidRPr="00434A46">
          <w:rPr>
            <w:rFonts w:ascii="Verdana" w:hAnsi="Verdana"/>
            <w:rPrChange w:id="28" w:author="Ruizi HAN (20125115)" w:date="2020-12-02T02:04:00Z">
              <w:rPr/>
            </w:rPrChange>
          </w:rPr>
          <w:t xml:space="preserve">. </w:t>
        </w:r>
      </w:ins>
      <w:ins w:id="29" w:author="陈诗量" w:date="2020-11-25T14:23:00Z">
        <w:del w:id="30" w:author="Ruizi HAN (20125115)" w:date="2020-11-28T16:14:00Z">
          <w:r w:rsidR="00D10E98" w:rsidRPr="00434A46" w:rsidDel="007250F5">
            <w:rPr>
              <w:rFonts w:ascii="Verdana" w:hAnsi="Verdana"/>
              <w:rPrChange w:id="31" w:author="Ruizi HAN (20125115)" w:date="2020-12-02T02:04:00Z">
                <w:rPr/>
              </w:rPrChange>
            </w:rPr>
            <w:delText>A q</w:delText>
          </w:r>
        </w:del>
      </w:ins>
      <w:ins w:id="32" w:author="Ruizi HAN (20125115)" w:date="2020-11-28T16:14:00Z">
        <w:r w:rsidR="007250F5" w:rsidRPr="00434A46">
          <w:rPr>
            <w:rFonts w:ascii="Verdana" w:hAnsi="Verdana"/>
            <w:rPrChange w:id="33" w:author="Ruizi HAN (20125115)" w:date="2020-12-02T02:04:00Z">
              <w:rPr/>
            </w:rPrChange>
          </w:rPr>
          <w:t>Q</w:t>
        </w:r>
      </w:ins>
      <w:ins w:id="34" w:author="陈诗量" w:date="2020-11-24T18:58:00Z">
        <w:r w:rsidR="00AE5A93" w:rsidRPr="00434A46">
          <w:rPr>
            <w:rFonts w:ascii="Verdana" w:hAnsi="Verdana"/>
            <w:rPrChange w:id="35" w:author="Ruizi HAN (20125115)" w:date="2020-12-02T02:04:00Z">
              <w:rPr/>
            </w:rPrChange>
          </w:rPr>
          <w:t xml:space="preserve">uestionnaire is an efficient tool to </w:t>
        </w:r>
        <w:r w:rsidR="00F07022" w:rsidRPr="00434A46">
          <w:rPr>
            <w:rFonts w:ascii="Verdana" w:hAnsi="Verdana"/>
            <w:rPrChange w:id="36" w:author="Ruizi HAN (20125115)" w:date="2020-12-02T02:04:00Z">
              <w:rPr/>
            </w:rPrChange>
          </w:rPr>
          <w:t xml:space="preserve">collect </w:t>
        </w:r>
      </w:ins>
      <w:ins w:id="37" w:author="陈诗量" w:date="2020-11-24T18:59:00Z">
        <w:r w:rsidR="00F07022" w:rsidRPr="00434A46">
          <w:rPr>
            <w:rFonts w:ascii="Verdana" w:hAnsi="Verdana"/>
            <w:rPrChange w:id="38" w:author="Ruizi HAN (20125115)" w:date="2020-12-02T02:04:00Z">
              <w:rPr/>
            </w:rPrChange>
          </w:rPr>
          <w:t xml:space="preserve">both ideas and suggestions </w:t>
        </w:r>
        <w:r w:rsidR="00BC6785" w:rsidRPr="00434A46">
          <w:rPr>
            <w:rFonts w:ascii="Verdana" w:hAnsi="Verdana"/>
            <w:rPrChange w:id="39" w:author="Ruizi HAN (20125115)" w:date="2020-12-02T02:04:00Z">
              <w:rPr/>
            </w:rPrChange>
          </w:rPr>
          <w:t>from</w:t>
        </w:r>
        <w:r w:rsidR="00F07022" w:rsidRPr="00434A46">
          <w:rPr>
            <w:rFonts w:ascii="Verdana" w:hAnsi="Verdana"/>
            <w:rPrChange w:id="40" w:author="Ruizi HAN (20125115)" w:date="2020-12-02T02:04:00Z">
              <w:rPr/>
            </w:rPrChange>
          </w:rPr>
          <w:t xml:space="preserve"> target users</w:t>
        </w:r>
        <w:r w:rsidR="00BC6785" w:rsidRPr="00434A46">
          <w:rPr>
            <w:rFonts w:ascii="Verdana" w:hAnsi="Verdana"/>
            <w:rPrChange w:id="41" w:author="Ruizi HAN (20125115)" w:date="2020-12-02T02:04:00Z">
              <w:rPr/>
            </w:rPrChange>
          </w:rPr>
          <w:t>.</w:t>
        </w:r>
      </w:ins>
      <w:del w:id="42" w:author="陈诗量" w:date="2020-11-25T14:23:00Z">
        <w:r w:rsidR="00145A8F" w:rsidRPr="00434A46" w:rsidDel="00D10E98">
          <w:rPr>
            <w:rFonts w:ascii="Verdana" w:hAnsi="Verdana"/>
            <w:rPrChange w:id="43" w:author="Ruizi HAN (20125115)" w:date="2020-12-02T02:04:00Z">
              <w:rPr/>
            </w:rPrChange>
          </w:rPr>
          <w:delText xml:space="preserve">To </w:delText>
        </w:r>
        <w:r w:rsidR="006756AF" w:rsidRPr="00434A46" w:rsidDel="00D10E98">
          <w:rPr>
            <w:rFonts w:ascii="Verdana" w:hAnsi="Verdana"/>
            <w:rPrChange w:id="44" w:author="Ruizi HAN (20125115)" w:date="2020-12-02T02:04:00Z">
              <w:rPr>
                <w:rFonts w:hint="eastAsia"/>
              </w:rPr>
            </w:rPrChange>
          </w:rPr>
          <w:delText>gather</w:delText>
        </w:r>
      </w:del>
      <w:del w:id="45" w:author="陈诗量" w:date="2020-11-24T19:00:00Z">
        <w:r w:rsidR="006756AF" w:rsidRPr="00434A46" w:rsidDel="00BC6785">
          <w:rPr>
            <w:rFonts w:ascii="Verdana" w:hAnsi="Verdana"/>
            <w:rPrChange w:id="46" w:author="Ruizi HAN (20125115)" w:date="2020-12-02T02:04:00Z">
              <w:rPr/>
            </w:rPrChange>
          </w:rPr>
          <w:delText xml:space="preserve"> </w:delText>
        </w:r>
      </w:del>
      <w:del w:id="47" w:author="陈诗量" w:date="2020-11-24T18:52:00Z">
        <w:r w:rsidR="0019606F" w:rsidRPr="00434A46" w:rsidDel="0083191A">
          <w:rPr>
            <w:rFonts w:ascii="Verdana" w:hAnsi="Verdana"/>
            <w:rPrChange w:id="48" w:author="Ruizi HAN (20125115)" w:date="2020-12-02T02:04:00Z">
              <w:rPr/>
            </w:rPrChange>
          </w:rPr>
          <w:delText>primary stakeholders’</w:delText>
        </w:r>
      </w:del>
      <w:del w:id="49" w:author="陈诗量" w:date="2020-11-24T19:00:00Z">
        <w:r w:rsidR="00145A8F" w:rsidRPr="00434A46" w:rsidDel="00BC6785">
          <w:rPr>
            <w:rFonts w:ascii="Verdana" w:hAnsi="Verdana"/>
            <w:rPrChange w:id="50" w:author="Ruizi HAN (20125115)" w:date="2020-12-02T02:04:00Z">
              <w:rPr/>
            </w:rPrChange>
          </w:rPr>
          <w:delText xml:space="preserve"> </w:delText>
        </w:r>
      </w:del>
      <w:del w:id="51" w:author="陈诗量" w:date="2020-11-25T14:23:00Z">
        <w:r w:rsidR="00145A8F" w:rsidRPr="00434A46" w:rsidDel="00D10E98">
          <w:rPr>
            <w:rFonts w:ascii="Verdana" w:hAnsi="Verdana"/>
            <w:rPrChange w:id="52" w:author="Ruizi HAN (20125115)" w:date="2020-12-02T02:04:00Z">
              <w:rPr/>
            </w:rPrChange>
          </w:rPr>
          <w:delText xml:space="preserve">requirements </w:delText>
        </w:r>
      </w:del>
      <w:del w:id="53" w:author="陈诗量" w:date="2020-11-24T19:02:00Z">
        <w:r w:rsidR="00145A8F" w:rsidRPr="00434A46" w:rsidDel="00523786">
          <w:rPr>
            <w:rFonts w:ascii="Verdana" w:hAnsi="Verdana"/>
            <w:rPrChange w:id="54" w:author="Ruizi HAN (20125115)" w:date="2020-12-02T02:04:00Z">
              <w:rPr/>
            </w:rPrChange>
          </w:rPr>
          <w:delText xml:space="preserve">of </w:delText>
        </w:r>
      </w:del>
      <w:del w:id="55" w:author="陈诗量" w:date="2020-11-25T14:23:00Z">
        <w:r w:rsidR="00145A8F" w:rsidRPr="00434A46" w:rsidDel="00D10E98">
          <w:rPr>
            <w:rFonts w:ascii="Verdana" w:hAnsi="Verdana"/>
            <w:rPrChange w:id="56" w:author="Ruizi HAN (20125115)" w:date="2020-12-02T02:04:00Z">
              <w:rPr/>
            </w:rPrChange>
          </w:rPr>
          <w:delText>the project</w:delText>
        </w:r>
      </w:del>
      <w:del w:id="57" w:author="陈诗量" w:date="2020-11-24T19:00:00Z">
        <w:r w:rsidR="00145A8F" w:rsidRPr="00434A46" w:rsidDel="00BC6785">
          <w:rPr>
            <w:rFonts w:ascii="Verdana" w:hAnsi="Verdana"/>
            <w:rPrChange w:id="58" w:author="Ruizi HAN (20125115)" w:date="2020-12-02T02:04:00Z">
              <w:rPr/>
            </w:rPrChange>
          </w:rPr>
          <w:delText>, animation of sorting algorithms and their correctness,</w:delText>
        </w:r>
      </w:del>
      <w:r w:rsidR="00145A8F" w:rsidRPr="00434A46">
        <w:rPr>
          <w:rFonts w:ascii="Verdana" w:hAnsi="Verdana"/>
          <w:rPrChange w:id="59" w:author="Ruizi HAN (20125115)" w:date="2020-12-02T02:04:00Z">
            <w:rPr/>
          </w:rPrChange>
        </w:rPr>
        <w:t xml:space="preserve"> </w:t>
      </w:r>
      <w:ins w:id="60" w:author="Ruizi HAN (20125115)" w:date="2020-11-28T16:16:00Z">
        <w:r w:rsidR="007250F5" w:rsidRPr="00434A46">
          <w:rPr>
            <w:rFonts w:ascii="Verdana" w:hAnsi="Verdana"/>
            <w:rPrChange w:id="61" w:author="Ruizi HAN (20125115)" w:date="2020-12-02T02:04:00Z">
              <w:rPr/>
            </w:rPrChange>
          </w:rPr>
          <w:t xml:space="preserve">To </w:t>
        </w:r>
        <w:r w:rsidR="007250F5" w:rsidRPr="00434A46">
          <w:rPr>
            <w:rFonts w:ascii="Verdana" w:hAnsi="Verdana"/>
            <w:rPrChange w:id="62" w:author="Ruizi HAN (20125115)" w:date="2020-12-02T02:04:00Z">
              <w:rPr>
                <w:rFonts w:hint="eastAsia"/>
              </w:rPr>
            </w:rPrChange>
          </w:rPr>
          <w:t>gather</w:t>
        </w:r>
        <w:r w:rsidR="007250F5" w:rsidRPr="00434A46">
          <w:rPr>
            <w:rFonts w:ascii="Verdana" w:hAnsi="Verdana"/>
            <w:rPrChange w:id="63" w:author="Ruizi HAN (20125115)" w:date="2020-12-02T02:04:00Z">
              <w:rPr/>
            </w:rPrChange>
          </w:rPr>
          <w:t xml:space="preserve"> requirements for the project, </w:t>
        </w:r>
      </w:ins>
      <w:ins w:id="64" w:author="Ruizi HAN (20125115)" w:date="2020-12-02T02:04:00Z">
        <w:r w:rsidR="00434A46">
          <w:rPr>
            <w:rFonts w:ascii="Verdana" w:hAnsi="Verdana"/>
          </w:rPr>
          <w:t>t</w:t>
        </w:r>
      </w:ins>
      <w:ins w:id="65" w:author="陈诗量" w:date="2020-11-25T14:24:00Z">
        <w:del w:id="66" w:author="Ruizi HAN (20125115)" w:date="2020-12-02T02:04:00Z">
          <w:r w:rsidR="00D10E98" w:rsidRPr="00434A46" w:rsidDel="00434A46">
            <w:rPr>
              <w:rFonts w:ascii="Verdana" w:hAnsi="Verdana"/>
              <w:rPrChange w:id="67" w:author="Ruizi HAN (20125115)" w:date="2020-12-02T02:04:00Z">
                <w:rPr/>
              </w:rPrChange>
            </w:rPr>
            <w:delText>T</w:delText>
          </w:r>
        </w:del>
      </w:ins>
      <w:del w:id="68" w:author="Ruizi HAN (20125115)" w:date="2020-11-28T16:40:00Z">
        <w:r w:rsidR="00145A8F" w:rsidRPr="00434A46" w:rsidDel="00E27267">
          <w:rPr>
            <w:rFonts w:ascii="Verdana" w:hAnsi="Verdana"/>
            <w:rPrChange w:id="69" w:author="Ruizi HAN (20125115)" w:date="2020-12-02T02:04:00Z">
              <w:rPr/>
            </w:rPrChange>
          </w:rPr>
          <w:delText>t</w:delText>
        </w:r>
      </w:del>
      <w:r w:rsidR="00145A8F" w:rsidRPr="00434A46">
        <w:rPr>
          <w:rFonts w:ascii="Verdana" w:hAnsi="Verdana"/>
          <w:rPrChange w:id="70" w:author="Ruizi HAN (20125115)" w:date="2020-12-02T02:04:00Z">
            <w:rPr/>
          </w:rPrChange>
        </w:rPr>
        <w:t xml:space="preserve">eam 10 released a questionnaire with </w:t>
      </w:r>
      <w:r w:rsidR="000975C7" w:rsidRPr="00434A46">
        <w:rPr>
          <w:rFonts w:ascii="Verdana" w:hAnsi="Verdana"/>
          <w:rPrChange w:id="71" w:author="Ruizi HAN (20125115)" w:date="2020-12-02T02:04:00Z">
            <w:rPr/>
          </w:rPrChange>
        </w:rPr>
        <w:t>eleven</w:t>
      </w:r>
      <w:r w:rsidR="00145A8F" w:rsidRPr="00434A46">
        <w:rPr>
          <w:rFonts w:ascii="Verdana" w:hAnsi="Verdana"/>
          <w:rPrChange w:id="72" w:author="Ruizi HAN (20125115)" w:date="2020-12-02T02:04:00Z">
            <w:rPr/>
          </w:rPrChange>
        </w:rPr>
        <w:t xml:space="preserve"> multiple choice questions and </w:t>
      </w:r>
      <w:r w:rsidR="000975C7" w:rsidRPr="00434A46">
        <w:rPr>
          <w:rFonts w:ascii="Verdana" w:hAnsi="Verdana"/>
          <w:rPrChange w:id="73" w:author="Ruizi HAN (20125115)" w:date="2020-12-02T02:04:00Z">
            <w:rPr/>
          </w:rPrChange>
        </w:rPr>
        <w:t>one</w:t>
      </w:r>
      <w:r w:rsidR="00145A8F" w:rsidRPr="00434A46">
        <w:rPr>
          <w:rFonts w:ascii="Verdana" w:hAnsi="Verdana"/>
          <w:rPrChange w:id="74" w:author="Ruizi HAN (20125115)" w:date="2020-12-02T02:04:00Z">
            <w:rPr/>
          </w:rPrChange>
        </w:rPr>
        <w:t xml:space="preserve"> open question</w:t>
      </w:r>
      <w:ins w:id="75" w:author="陈诗量" w:date="2020-11-25T14:23:00Z">
        <w:del w:id="76" w:author="Ruizi HAN (20125115)" w:date="2020-11-28T16:16:00Z">
          <w:r w:rsidR="00D10E98" w:rsidRPr="00434A46" w:rsidDel="007250F5">
            <w:rPr>
              <w:rFonts w:ascii="Verdana" w:hAnsi="Verdana"/>
              <w:rPrChange w:id="77" w:author="Ruizi HAN (20125115)" w:date="2020-12-02T02:04:00Z">
                <w:rPr/>
              </w:rPrChange>
            </w:rPr>
            <w:delText xml:space="preserve"> to </w:delText>
          </w:r>
          <w:r w:rsidR="00D10E98" w:rsidRPr="00434A46" w:rsidDel="007250F5">
            <w:rPr>
              <w:rFonts w:ascii="Verdana" w:hAnsi="Verdana"/>
              <w:rPrChange w:id="78" w:author="Ruizi HAN (20125115)" w:date="2020-12-02T02:04:00Z">
                <w:rPr>
                  <w:rFonts w:hint="eastAsia"/>
                </w:rPr>
              </w:rPrChange>
            </w:rPr>
            <w:delText>gather</w:delText>
          </w:r>
          <w:r w:rsidR="00D10E98" w:rsidRPr="00434A46" w:rsidDel="007250F5">
            <w:rPr>
              <w:rFonts w:ascii="Verdana" w:hAnsi="Verdana"/>
              <w:rPrChange w:id="79" w:author="Ruizi HAN (20125115)" w:date="2020-12-02T02:04:00Z">
                <w:rPr/>
              </w:rPrChange>
            </w:rPr>
            <w:delText xml:space="preserve"> requirements for the project</w:delText>
          </w:r>
        </w:del>
      </w:ins>
      <w:r w:rsidR="00145A8F" w:rsidRPr="00434A46">
        <w:rPr>
          <w:rFonts w:ascii="Verdana" w:hAnsi="Verdana"/>
          <w:rPrChange w:id="80" w:author="Ruizi HAN (20125115)" w:date="2020-12-02T02:04:00Z">
            <w:rPr/>
          </w:rPrChange>
        </w:rPr>
        <w:t xml:space="preserve">. The questionnaire </w:t>
      </w:r>
      <w:del w:id="81" w:author="Ruizi HAN (20125115)" w:date="2020-11-28T16:18:00Z">
        <w:r w:rsidR="00145A8F" w:rsidRPr="00434A46" w:rsidDel="007250F5">
          <w:rPr>
            <w:rFonts w:ascii="Verdana" w:hAnsi="Verdana"/>
            <w:rPrChange w:id="82" w:author="Ruizi HAN (20125115)" w:date="2020-12-02T02:04:00Z">
              <w:rPr>
                <w:rFonts w:hint="eastAsia"/>
              </w:rPr>
            </w:rPrChange>
          </w:rPr>
          <w:delText>was spread through the Internet</w:delText>
        </w:r>
      </w:del>
      <w:ins w:id="83" w:author="Ruizi HAN (20125115)" w:date="2020-11-28T16:18:00Z">
        <w:r w:rsidR="007250F5" w:rsidRPr="00434A46">
          <w:rPr>
            <w:rFonts w:ascii="Verdana" w:hAnsi="Verdana"/>
            <w:rPrChange w:id="84" w:author="Ruizi HAN (20125115)" w:date="2020-12-02T02:04:00Z">
              <w:rPr>
                <w:rFonts w:hint="eastAsia"/>
              </w:rPr>
            </w:rPrChange>
          </w:rPr>
          <w:t>rem</w:t>
        </w:r>
        <w:r w:rsidR="007250F5" w:rsidRPr="00434A46">
          <w:rPr>
            <w:rFonts w:ascii="Verdana" w:hAnsi="Verdana"/>
            <w:rPrChange w:id="85" w:author="Ruizi HAN (20125115)" w:date="2020-12-02T02:04:00Z">
              <w:rPr/>
            </w:rPrChange>
          </w:rPr>
          <w:t>ained open</w:t>
        </w:r>
      </w:ins>
      <w:r w:rsidR="00145A8F" w:rsidRPr="00434A46">
        <w:rPr>
          <w:rFonts w:ascii="Verdana" w:hAnsi="Verdana"/>
          <w:rPrChange w:id="86" w:author="Ruizi HAN (20125115)" w:date="2020-12-02T02:04:00Z">
            <w:rPr/>
          </w:rPrChange>
        </w:rPr>
        <w:t xml:space="preserve"> </w:t>
      </w:r>
      <w:del w:id="87" w:author="陈诗量" w:date="2020-11-24T19:03:00Z">
        <w:r w:rsidR="00145A8F" w:rsidRPr="00434A46" w:rsidDel="003761C0">
          <w:rPr>
            <w:rFonts w:ascii="Verdana" w:hAnsi="Verdana"/>
            <w:rPrChange w:id="88" w:author="Ruizi HAN (20125115)" w:date="2020-12-02T02:04:00Z">
              <w:rPr/>
            </w:rPrChange>
          </w:rPr>
          <w:delText xml:space="preserve">and </w:delText>
        </w:r>
        <w:r w:rsidR="007D38F3" w:rsidRPr="00434A46" w:rsidDel="003761C0">
          <w:rPr>
            <w:rFonts w:ascii="Verdana" w:hAnsi="Verdana"/>
            <w:rPrChange w:id="89" w:author="Ruizi HAN (20125115)" w:date="2020-12-02T02:04:00Z">
              <w:rPr/>
            </w:rPrChange>
          </w:rPr>
          <w:delText>lasted</w:delText>
        </w:r>
        <w:r w:rsidR="00145A8F" w:rsidRPr="00434A46" w:rsidDel="003761C0">
          <w:rPr>
            <w:rFonts w:ascii="Verdana" w:hAnsi="Verdana"/>
            <w:rPrChange w:id="90" w:author="Ruizi HAN (20125115)" w:date="2020-12-02T02:04:00Z">
              <w:rPr/>
            </w:rPrChange>
          </w:rPr>
          <w:delText xml:space="preserve"> </w:delText>
        </w:r>
      </w:del>
      <w:r w:rsidR="007D38F3" w:rsidRPr="00434A46">
        <w:rPr>
          <w:rFonts w:ascii="Verdana" w:hAnsi="Verdana"/>
          <w:rPrChange w:id="91" w:author="Ruizi HAN (20125115)" w:date="2020-12-02T02:04:00Z">
            <w:rPr/>
          </w:rPrChange>
        </w:rPr>
        <w:t>for</w:t>
      </w:r>
      <w:r w:rsidR="00145A8F" w:rsidRPr="00434A46">
        <w:rPr>
          <w:rFonts w:ascii="Verdana" w:hAnsi="Verdana"/>
          <w:rPrChange w:id="92" w:author="Ruizi HAN (20125115)" w:date="2020-12-02T02:04:00Z">
            <w:rPr/>
          </w:rPrChange>
        </w:rPr>
        <w:t xml:space="preserve"> </w:t>
      </w:r>
      <w:del w:id="93" w:author="陈诗量" w:date="2020-11-24T19:03:00Z">
        <w:r w:rsidR="00145A8F" w:rsidRPr="00434A46" w:rsidDel="003761C0">
          <w:rPr>
            <w:rFonts w:ascii="Verdana" w:hAnsi="Verdana"/>
            <w:rPrChange w:id="94" w:author="Ruizi HAN (20125115)" w:date="2020-12-02T02:04:00Z">
              <w:rPr/>
            </w:rPrChange>
          </w:rPr>
          <w:delText xml:space="preserve">two </w:delText>
        </w:r>
      </w:del>
      <w:ins w:id="95" w:author="陈诗量" w:date="2020-11-24T19:03:00Z">
        <w:r w:rsidR="003761C0" w:rsidRPr="00434A46">
          <w:rPr>
            <w:rFonts w:ascii="Verdana" w:hAnsi="Verdana"/>
            <w:rPrChange w:id="96" w:author="Ruizi HAN (20125115)" w:date="2020-12-02T02:04:00Z">
              <w:rPr/>
            </w:rPrChange>
          </w:rPr>
          <w:t xml:space="preserve">seven </w:t>
        </w:r>
      </w:ins>
      <w:r w:rsidR="00145A8F" w:rsidRPr="00434A46">
        <w:rPr>
          <w:rFonts w:ascii="Verdana" w:hAnsi="Verdana"/>
          <w:rPrChange w:id="97" w:author="Ruizi HAN (20125115)" w:date="2020-12-02T02:04:00Z">
            <w:rPr/>
          </w:rPrChange>
        </w:rPr>
        <w:t xml:space="preserve">days. </w:t>
      </w:r>
    </w:p>
    <w:p w14:paraId="124CC88E" w14:textId="77777777" w:rsidR="00145A8F" w:rsidRPr="00434A46" w:rsidRDefault="00145A8F" w:rsidP="00BE799F">
      <w:pPr>
        <w:rPr>
          <w:rFonts w:ascii="Verdana" w:hAnsi="Verdana"/>
          <w:rPrChange w:id="98" w:author="Ruizi HAN (20125115)" w:date="2020-12-02T02:04:00Z">
            <w:rPr/>
          </w:rPrChange>
        </w:rPr>
      </w:pPr>
    </w:p>
    <w:p w14:paraId="4A8A86EC" w14:textId="4058E235" w:rsidR="00BE799F" w:rsidRPr="00434A46" w:rsidRDefault="00BE799F">
      <w:pPr>
        <w:rPr>
          <w:rFonts w:ascii="Verdana" w:eastAsiaTheme="minorHAnsi" w:hAnsi="Verdana" w:cs="Tahoma"/>
          <w:b/>
          <w:bCs/>
          <w:color w:val="000000"/>
          <w:kern w:val="0"/>
          <w:sz w:val="24"/>
          <w:shd w:val="clear" w:color="auto" w:fill="FFFFFF"/>
          <w:rPrChange w:id="99" w:author="Ruizi HAN (20125115)" w:date="2020-12-02T02:04:00Z">
            <w:rPr>
              <w:rFonts w:eastAsiaTheme="minorHAnsi" w:cs="Tahoma"/>
              <w:b/>
              <w:bCs/>
              <w:color w:val="000000"/>
              <w:kern w:val="0"/>
              <w:sz w:val="24"/>
              <w:shd w:val="clear" w:color="auto" w:fill="FFFFFF"/>
            </w:rPr>
          </w:rPrChange>
        </w:rPr>
      </w:pPr>
      <w:r w:rsidRPr="00434A46">
        <w:rPr>
          <w:rFonts w:ascii="Verdana" w:eastAsiaTheme="minorHAnsi" w:hAnsi="Verdana" w:cs="Tahoma"/>
          <w:b/>
          <w:bCs/>
          <w:color w:val="000000"/>
          <w:kern w:val="0"/>
          <w:sz w:val="24"/>
          <w:shd w:val="clear" w:color="auto" w:fill="FFFFFF"/>
          <w:rPrChange w:id="100" w:author="Ruizi HAN (20125115)" w:date="2020-12-02T02:04:00Z">
            <w:rPr>
              <w:rFonts w:eastAsiaTheme="minorHAnsi" w:cs="Tahoma" w:hint="eastAsia"/>
              <w:b/>
              <w:bCs/>
              <w:color w:val="000000"/>
              <w:kern w:val="0"/>
              <w:sz w:val="24"/>
              <w:shd w:val="clear" w:color="auto" w:fill="FFFFFF"/>
            </w:rPr>
          </w:rPrChange>
        </w:rPr>
        <w:t>Objective</w:t>
      </w:r>
    </w:p>
    <w:p w14:paraId="03246FC7" w14:textId="177BBB6A" w:rsidR="00BE799F" w:rsidRPr="00434A46" w:rsidRDefault="00BE799F">
      <w:pPr>
        <w:ind w:left="420"/>
        <w:rPr>
          <w:rFonts w:ascii="Verdana" w:hAnsi="Verdana"/>
          <w:rPrChange w:id="101" w:author="Ruizi HAN (20125115)" w:date="2020-12-02T02:04:00Z">
            <w:rPr/>
          </w:rPrChange>
        </w:rPr>
        <w:pPrChange w:id="102" w:author="陈诗量" w:date="2020-11-24T18:51:00Z">
          <w:pPr>
            <w:ind w:firstLine="420"/>
          </w:pPr>
        </w:pPrChange>
      </w:pPr>
      <w:r w:rsidRPr="00434A46">
        <w:rPr>
          <w:rFonts w:ascii="Verdana" w:hAnsi="Verdana"/>
          <w:rPrChange w:id="103" w:author="Ruizi HAN (20125115)" w:date="2020-12-02T02:04:00Z">
            <w:rPr/>
          </w:rPrChange>
        </w:rPr>
        <w:t>1. Understand</w:t>
      </w:r>
      <w:r w:rsidR="00522205" w:rsidRPr="00434A46">
        <w:rPr>
          <w:rFonts w:ascii="Verdana" w:hAnsi="Verdana"/>
          <w:rPrChange w:id="104" w:author="Ruizi HAN (20125115)" w:date="2020-12-02T02:04:00Z">
            <w:rPr/>
          </w:rPrChange>
        </w:rPr>
        <w:t xml:space="preserve"> </w:t>
      </w:r>
      <w:ins w:id="105" w:author="Ruizi HAN (20125115)" w:date="2020-11-28T16:25:00Z">
        <w:r w:rsidR="003823D4" w:rsidRPr="00434A46">
          <w:rPr>
            <w:rFonts w:ascii="Verdana" w:hAnsi="Verdana"/>
            <w:rPrChange w:id="106" w:author="Ruizi HAN (20125115)" w:date="2020-12-02T02:04:00Z">
              <w:rPr>
                <w:rFonts w:hint="eastAsia"/>
              </w:rPr>
            </w:rPrChange>
          </w:rPr>
          <w:t>how</w:t>
        </w:r>
        <w:r w:rsidR="003823D4" w:rsidRPr="00434A46">
          <w:rPr>
            <w:rFonts w:ascii="Verdana" w:hAnsi="Verdana"/>
            <w:rPrChange w:id="107" w:author="Ruizi HAN (20125115)" w:date="2020-12-02T02:04:00Z">
              <w:rPr/>
            </w:rPrChange>
          </w:rPr>
          <w:t xml:space="preserve"> </w:t>
        </w:r>
        <w:r w:rsidR="003823D4" w:rsidRPr="00434A46">
          <w:rPr>
            <w:rFonts w:ascii="Verdana" w:hAnsi="Verdana"/>
            <w:rPrChange w:id="108" w:author="Ruizi HAN (20125115)" w:date="2020-12-02T02:04:00Z">
              <w:rPr>
                <w:rFonts w:hint="eastAsia"/>
              </w:rPr>
            </w:rPrChange>
          </w:rPr>
          <w:t>well</w:t>
        </w:r>
        <w:r w:rsidR="003823D4" w:rsidRPr="00434A46">
          <w:rPr>
            <w:rFonts w:ascii="Verdana" w:hAnsi="Verdana"/>
            <w:rPrChange w:id="109" w:author="Ruizi HAN (20125115)" w:date="2020-12-02T02:04:00Z">
              <w:rPr/>
            </w:rPrChange>
          </w:rPr>
          <w:t xml:space="preserve"> </w:t>
        </w:r>
      </w:ins>
      <w:r w:rsidR="00C60FAC" w:rsidRPr="00434A46">
        <w:rPr>
          <w:rFonts w:ascii="Verdana" w:hAnsi="Verdana"/>
          <w:rPrChange w:id="110" w:author="Ruizi HAN (20125115)" w:date="2020-12-02T02:04:00Z">
            <w:rPr/>
          </w:rPrChange>
        </w:rPr>
        <w:t>target user</w:t>
      </w:r>
      <w:r w:rsidR="00350AEC" w:rsidRPr="00434A46">
        <w:rPr>
          <w:rFonts w:ascii="Verdana" w:hAnsi="Verdana"/>
          <w:rPrChange w:id="111" w:author="Ruizi HAN (20125115)" w:date="2020-12-02T02:04:00Z">
            <w:rPr/>
          </w:rPrChange>
        </w:rPr>
        <w:t>s</w:t>
      </w:r>
      <w:del w:id="112" w:author="Ruizi HAN (20125115)" w:date="2020-11-28T16:25:00Z">
        <w:r w:rsidR="00350AEC" w:rsidRPr="00434A46" w:rsidDel="003823D4">
          <w:rPr>
            <w:rFonts w:ascii="Verdana" w:hAnsi="Verdana"/>
            <w:rPrChange w:id="113" w:author="Ruizi HAN (20125115)" w:date="2020-12-02T02:04:00Z">
              <w:rPr/>
            </w:rPrChange>
          </w:rPr>
          <w:delText>’</w:delText>
        </w:r>
      </w:del>
      <w:r w:rsidRPr="00434A46">
        <w:rPr>
          <w:rFonts w:ascii="Verdana" w:hAnsi="Verdana"/>
          <w:rPrChange w:id="114" w:author="Ruizi HAN (20125115)" w:date="2020-12-02T02:04:00Z">
            <w:rPr/>
          </w:rPrChange>
        </w:rPr>
        <w:t xml:space="preserve"> </w:t>
      </w:r>
      <w:del w:id="115" w:author="Ruizi HAN (20125115)" w:date="2020-11-28T16:25:00Z">
        <w:r w:rsidR="00350AEC" w:rsidRPr="00434A46" w:rsidDel="003823D4">
          <w:rPr>
            <w:rFonts w:ascii="Verdana" w:hAnsi="Verdana"/>
            <w:rPrChange w:id="116" w:author="Ruizi HAN (20125115)" w:date="2020-12-02T02:04:00Z">
              <w:rPr/>
            </w:rPrChange>
          </w:rPr>
          <w:delText>knowledge</w:delText>
        </w:r>
        <w:r w:rsidR="00C60FAC" w:rsidRPr="00434A46" w:rsidDel="003823D4">
          <w:rPr>
            <w:rFonts w:ascii="Verdana" w:hAnsi="Verdana"/>
            <w:rPrChange w:id="117" w:author="Ruizi HAN (20125115)" w:date="2020-12-02T02:04:00Z">
              <w:rPr/>
            </w:rPrChange>
          </w:rPr>
          <w:delText xml:space="preserve"> level</w:delText>
        </w:r>
        <w:r w:rsidR="00350AEC" w:rsidRPr="00434A46" w:rsidDel="003823D4">
          <w:rPr>
            <w:rFonts w:ascii="Verdana" w:hAnsi="Verdana"/>
            <w:rPrChange w:id="118" w:author="Ruizi HAN (20125115)" w:date="2020-12-02T02:04:00Z">
              <w:rPr/>
            </w:rPrChange>
          </w:rPr>
          <w:delText>s</w:delText>
        </w:r>
        <w:r w:rsidRPr="00434A46" w:rsidDel="003823D4">
          <w:rPr>
            <w:rFonts w:ascii="Verdana" w:hAnsi="Verdana"/>
            <w:rPrChange w:id="119" w:author="Ruizi HAN (20125115)" w:date="2020-12-02T02:04:00Z">
              <w:rPr/>
            </w:rPrChange>
          </w:rPr>
          <w:delText xml:space="preserve"> of</w:delText>
        </w:r>
      </w:del>
      <w:ins w:id="120" w:author="Ruizi HAN (20125115)" w:date="2020-11-28T16:25:00Z">
        <w:r w:rsidR="003823D4" w:rsidRPr="00434A46">
          <w:rPr>
            <w:rFonts w:ascii="Verdana" w:hAnsi="Verdana"/>
            <w:rPrChange w:id="121" w:author="Ruizi HAN (20125115)" w:date="2020-12-02T02:04:00Z">
              <w:rPr/>
            </w:rPrChange>
          </w:rPr>
          <w:t>know about</w:t>
        </w:r>
      </w:ins>
      <w:r w:rsidRPr="00434A46">
        <w:rPr>
          <w:rFonts w:ascii="Verdana" w:hAnsi="Verdana"/>
          <w:rPrChange w:id="122" w:author="Ruizi HAN (20125115)" w:date="2020-12-02T02:04:00Z">
            <w:rPr/>
          </w:rPrChange>
        </w:rPr>
        <w:t xml:space="preserve"> sorting algorithm</w:t>
      </w:r>
      <w:r w:rsidR="00350AEC" w:rsidRPr="00434A46">
        <w:rPr>
          <w:rFonts w:ascii="Verdana" w:hAnsi="Verdana"/>
          <w:rPrChange w:id="123" w:author="Ruizi HAN (20125115)" w:date="2020-12-02T02:04:00Z">
            <w:rPr/>
          </w:rPrChange>
        </w:rPr>
        <w:t>s</w:t>
      </w:r>
      <w:r w:rsidRPr="00434A46">
        <w:rPr>
          <w:rFonts w:ascii="Verdana" w:hAnsi="Verdana"/>
          <w:rPrChange w:id="124" w:author="Ruizi HAN (20125115)" w:date="2020-12-02T02:04:00Z">
            <w:rPr/>
          </w:rPrChange>
        </w:rPr>
        <w:t xml:space="preserve"> and </w:t>
      </w:r>
      <w:r w:rsidR="00C60FAC" w:rsidRPr="00434A46">
        <w:rPr>
          <w:rFonts w:ascii="Verdana" w:hAnsi="Verdana"/>
          <w:rPrChange w:id="125" w:author="Ruizi HAN (20125115)" w:date="2020-12-02T02:04:00Z">
            <w:rPr/>
          </w:rPrChange>
        </w:rPr>
        <w:t xml:space="preserve">their </w:t>
      </w:r>
      <w:r w:rsidRPr="00434A46">
        <w:rPr>
          <w:rFonts w:ascii="Verdana" w:hAnsi="Verdana"/>
          <w:rPrChange w:id="126" w:author="Ruizi HAN (20125115)" w:date="2020-12-02T02:04:00Z">
            <w:rPr/>
          </w:rPrChange>
        </w:rPr>
        <w:t xml:space="preserve">learning </w:t>
      </w:r>
      <w:r w:rsidR="00C60FAC" w:rsidRPr="00434A46">
        <w:rPr>
          <w:rFonts w:ascii="Verdana" w:hAnsi="Verdana"/>
          <w:rPrChange w:id="127" w:author="Ruizi HAN (20125115)" w:date="2020-12-02T02:04:00Z">
            <w:rPr/>
          </w:rPrChange>
        </w:rPr>
        <w:t>habits.</w:t>
      </w:r>
    </w:p>
    <w:p w14:paraId="7A0816CB" w14:textId="548C06F8" w:rsidR="00BE799F" w:rsidRPr="00434A46" w:rsidRDefault="00BE799F" w:rsidP="00BE799F">
      <w:pPr>
        <w:ind w:firstLine="420"/>
        <w:rPr>
          <w:rFonts w:ascii="Verdana" w:hAnsi="Verdana"/>
          <w:rPrChange w:id="128" w:author="Ruizi HAN (20125115)" w:date="2020-12-02T02:04:00Z">
            <w:rPr/>
          </w:rPrChange>
        </w:rPr>
      </w:pPr>
      <w:r w:rsidRPr="00434A46">
        <w:rPr>
          <w:rFonts w:ascii="Verdana" w:hAnsi="Verdana"/>
          <w:rPrChange w:id="129" w:author="Ruizi HAN (20125115)" w:date="2020-12-02T02:04:00Z">
            <w:rPr/>
          </w:rPrChange>
        </w:rPr>
        <w:t xml:space="preserve">2. </w:t>
      </w:r>
      <w:r w:rsidR="0074615C" w:rsidRPr="00434A46">
        <w:rPr>
          <w:rFonts w:ascii="Verdana" w:hAnsi="Verdana"/>
          <w:rPrChange w:id="130" w:author="Ruizi HAN (20125115)" w:date="2020-12-02T02:04:00Z">
            <w:rPr/>
          </w:rPrChange>
        </w:rPr>
        <w:t>Gather</w:t>
      </w:r>
      <w:r w:rsidRPr="00434A46">
        <w:rPr>
          <w:rFonts w:ascii="Verdana" w:hAnsi="Verdana"/>
          <w:rPrChange w:id="131" w:author="Ruizi HAN (20125115)" w:date="2020-12-02T02:04:00Z">
            <w:rPr/>
          </w:rPrChange>
        </w:rPr>
        <w:t xml:space="preserve"> requirements f</w:t>
      </w:r>
      <w:r w:rsidR="00C60FAC" w:rsidRPr="00434A46">
        <w:rPr>
          <w:rFonts w:ascii="Verdana" w:hAnsi="Verdana"/>
          <w:rPrChange w:id="132" w:author="Ruizi HAN (20125115)" w:date="2020-12-02T02:04:00Z">
            <w:rPr/>
          </w:rPrChange>
        </w:rPr>
        <w:t>rom</w:t>
      </w:r>
      <w:r w:rsidRPr="00434A46">
        <w:rPr>
          <w:rFonts w:ascii="Verdana" w:hAnsi="Verdana"/>
          <w:rPrChange w:id="133" w:author="Ruizi HAN (20125115)" w:date="2020-12-02T02:04:00Z">
            <w:rPr/>
          </w:rPrChange>
        </w:rPr>
        <w:t xml:space="preserve"> target users</w:t>
      </w:r>
      <w:r w:rsidR="00C60FAC" w:rsidRPr="00434A46">
        <w:rPr>
          <w:rFonts w:ascii="Verdana" w:hAnsi="Verdana"/>
          <w:rPrChange w:id="134" w:author="Ruizi HAN (20125115)" w:date="2020-12-02T02:04:00Z">
            <w:rPr/>
          </w:rPrChange>
        </w:rPr>
        <w:t>.</w:t>
      </w:r>
    </w:p>
    <w:p w14:paraId="306B6EC7" w14:textId="36CEA47C" w:rsidR="00B65461" w:rsidRPr="00434A46" w:rsidRDefault="00BE799F" w:rsidP="001F6B35">
      <w:pPr>
        <w:ind w:firstLine="420"/>
        <w:rPr>
          <w:rFonts w:ascii="Verdana" w:hAnsi="Verdana"/>
          <w:rPrChange w:id="135" w:author="Ruizi HAN (20125115)" w:date="2020-12-02T02:04:00Z">
            <w:rPr/>
          </w:rPrChange>
        </w:rPr>
      </w:pPr>
      <w:r w:rsidRPr="00434A46">
        <w:rPr>
          <w:rFonts w:ascii="Verdana" w:hAnsi="Verdana"/>
          <w:rPrChange w:id="136" w:author="Ruizi HAN (20125115)" w:date="2020-12-02T02:04:00Z">
            <w:rPr/>
          </w:rPrChange>
        </w:rPr>
        <w:t xml:space="preserve">3. </w:t>
      </w:r>
      <w:del w:id="137" w:author="陈诗量" w:date="2020-11-24T18:51:00Z">
        <w:r w:rsidRPr="00434A46" w:rsidDel="00A529AE">
          <w:rPr>
            <w:rFonts w:ascii="Verdana" w:hAnsi="Verdana"/>
            <w:rPrChange w:id="138" w:author="Ruizi HAN (20125115)" w:date="2020-12-02T02:04:00Z">
              <w:rPr>
                <w:rFonts w:hint="eastAsia"/>
              </w:rPr>
            </w:rPrChange>
          </w:rPr>
          <w:delText>Test the</w:delText>
        </w:r>
        <w:r w:rsidR="00C60FAC" w:rsidRPr="00434A46" w:rsidDel="00A529AE">
          <w:rPr>
            <w:rFonts w:ascii="Verdana" w:hAnsi="Verdana"/>
            <w:rPrChange w:id="139" w:author="Ruizi HAN (20125115)" w:date="2020-12-02T02:04:00Z">
              <w:rPr>
                <w:rFonts w:hint="eastAsia"/>
              </w:rPr>
            </w:rPrChange>
          </w:rPr>
          <w:delText xml:space="preserve"> user</w:delText>
        </w:r>
        <w:r w:rsidRPr="00434A46" w:rsidDel="00A529AE">
          <w:rPr>
            <w:rFonts w:ascii="Verdana" w:hAnsi="Verdana"/>
            <w:rPrChange w:id="140" w:author="Ruizi HAN (20125115)" w:date="2020-12-02T02:04:00Z">
              <w:rPr>
                <w:rFonts w:hint="eastAsia"/>
              </w:rPr>
            </w:rPrChange>
          </w:rPr>
          <w:delText xml:space="preserve"> acceptance</w:delText>
        </w:r>
      </w:del>
      <w:ins w:id="141" w:author="陈诗量" w:date="2020-11-24T18:51:00Z">
        <w:r w:rsidR="00A529AE" w:rsidRPr="00434A46">
          <w:rPr>
            <w:rFonts w:ascii="Verdana" w:hAnsi="Verdana"/>
            <w:rPrChange w:id="142" w:author="Ruizi HAN (20125115)" w:date="2020-12-02T02:04:00Z">
              <w:rPr/>
            </w:rPrChange>
          </w:rPr>
          <w:t xml:space="preserve">Ask for </w:t>
        </w:r>
      </w:ins>
      <w:ins w:id="143" w:author="陈诗量" w:date="2020-11-24T18:52:00Z">
        <w:r w:rsidR="0083191A" w:rsidRPr="00434A46">
          <w:rPr>
            <w:rFonts w:ascii="Verdana" w:hAnsi="Verdana"/>
            <w:rPrChange w:id="144" w:author="Ruizi HAN (20125115)" w:date="2020-12-02T02:04:00Z">
              <w:rPr/>
            </w:rPrChange>
          </w:rPr>
          <w:t>suggestions</w:t>
        </w:r>
      </w:ins>
      <w:r w:rsidRPr="00434A46">
        <w:rPr>
          <w:rFonts w:ascii="Verdana" w:hAnsi="Verdana"/>
          <w:rPrChange w:id="145" w:author="Ruizi HAN (20125115)" w:date="2020-12-02T02:04:00Z">
            <w:rPr/>
          </w:rPrChange>
        </w:rPr>
        <w:t xml:space="preserve"> </w:t>
      </w:r>
      <w:ins w:id="146" w:author="陈诗量" w:date="2020-11-24T18:52:00Z">
        <w:r w:rsidR="0083191A" w:rsidRPr="00434A46">
          <w:rPr>
            <w:rFonts w:ascii="Verdana" w:hAnsi="Verdana"/>
            <w:rPrChange w:id="147" w:author="Ruizi HAN (20125115)" w:date="2020-12-02T02:04:00Z">
              <w:rPr/>
            </w:rPrChange>
          </w:rPr>
          <w:t>for the</w:t>
        </w:r>
      </w:ins>
      <w:del w:id="148" w:author="陈诗量" w:date="2020-11-24T18:52:00Z">
        <w:r w:rsidRPr="00434A46" w:rsidDel="0083191A">
          <w:rPr>
            <w:rFonts w:ascii="Verdana" w:hAnsi="Verdana"/>
            <w:rPrChange w:id="149" w:author="Ruizi HAN (20125115)" w:date="2020-12-02T02:04:00Z">
              <w:rPr/>
            </w:rPrChange>
          </w:rPr>
          <w:delText>of</w:delText>
        </w:r>
      </w:del>
      <w:r w:rsidRPr="00434A46">
        <w:rPr>
          <w:rFonts w:ascii="Verdana" w:hAnsi="Verdana"/>
          <w:rPrChange w:id="150" w:author="Ruizi HAN (20125115)" w:date="2020-12-02T02:04:00Z">
            <w:rPr/>
          </w:rPrChange>
        </w:rPr>
        <w:t xml:space="preserve"> functions </w:t>
      </w:r>
      <w:r w:rsidR="00C60FAC" w:rsidRPr="00434A46">
        <w:rPr>
          <w:rFonts w:ascii="Verdana" w:hAnsi="Verdana"/>
          <w:rPrChange w:id="151" w:author="Ruizi HAN (20125115)" w:date="2020-12-02T02:04:00Z">
            <w:rPr/>
          </w:rPrChange>
        </w:rPr>
        <w:t>we plan to design.</w:t>
      </w:r>
    </w:p>
    <w:p w14:paraId="48218868" w14:textId="77777777" w:rsidR="00145A8F" w:rsidRPr="00434A46" w:rsidRDefault="00145A8F">
      <w:pPr>
        <w:rPr>
          <w:rFonts w:ascii="Verdana" w:hAnsi="Verdana"/>
          <w:b/>
          <w:bCs/>
          <w:rPrChange w:id="152" w:author="Ruizi HAN (20125115)" w:date="2020-12-02T02:04:00Z">
            <w:rPr>
              <w:b/>
              <w:bCs/>
            </w:rPr>
          </w:rPrChange>
        </w:rPr>
      </w:pPr>
    </w:p>
    <w:p w14:paraId="22762D69" w14:textId="7E3AF74F" w:rsidR="00C60FAC" w:rsidRPr="00434A46" w:rsidRDefault="00C60FAC">
      <w:pPr>
        <w:rPr>
          <w:rFonts w:ascii="Verdana" w:eastAsiaTheme="minorHAnsi" w:hAnsi="Verdana" w:cs="Tahoma"/>
          <w:b/>
          <w:bCs/>
          <w:color w:val="000000"/>
          <w:kern w:val="0"/>
          <w:sz w:val="24"/>
          <w:shd w:val="clear" w:color="auto" w:fill="FFFFFF"/>
          <w:rPrChange w:id="153" w:author="Ruizi HAN (20125115)" w:date="2020-12-02T02:04:00Z">
            <w:rPr>
              <w:rFonts w:eastAsiaTheme="minorHAnsi" w:cs="Tahoma"/>
              <w:b/>
              <w:bCs/>
              <w:color w:val="000000"/>
              <w:kern w:val="0"/>
              <w:sz w:val="24"/>
              <w:shd w:val="clear" w:color="auto" w:fill="FFFFFF"/>
            </w:rPr>
          </w:rPrChange>
        </w:rPr>
      </w:pPr>
      <w:r w:rsidRPr="00434A46">
        <w:rPr>
          <w:rFonts w:ascii="Verdana" w:eastAsiaTheme="minorHAnsi" w:hAnsi="Verdana" w:cs="Tahoma"/>
          <w:b/>
          <w:bCs/>
          <w:color w:val="000000"/>
          <w:kern w:val="0"/>
          <w:sz w:val="24"/>
          <w:shd w:val="clear" w:color="auto" w:fill="FFFFFF"/>
          <w:rPrChange w:id="154" w:author="Ruizi HAN (20125115)" w:date="2020-12-02T02:04:00Z">
            <w:rPr>
              <w:rFonts w:eastAsiaTheme="minorHAnsi" w:cs="Tahoma" w:hint="eastAsia"/>
              <w:b/>
              <w:bCs/>
              <w:color w:val="000000"/>
              <w:kern w:val="0"/>
              <w:sz w:val="24"/>
              <w:shd w:val="clear" w:color="auto" w:fill="FFFFFF"/>
            </w:rPr>
          </w:rPrChange>
        </w:rPr>
        <w:t>T</w:t>
      </w:r>
      <w:r w:rsidRPr="00434A46">
        <w:rPr>
          <w:rFonts w:ascii="Verdana" w:eastAsiaTheme="minorHAnsi" w:hAnsi="Verdana" w:cs="Tahoma"/>
          <w:b/>
          <w:bCs/>
          <w:color w:val="000000"/>
          <w:kern w:val="0"/>
          <w:sz w:val="24"/>
          <w:shd w:val="clear" w:color="auto" w:fill="FFFFFF"/>
          <w:rPrChange w:id="155" w:author="Ruizi HAN (20125115)" w:date="2020-12-02T02:04:00Z">
            <w:rPr>
              <w:rFonts w:eastAsiaTheme="minorHAnsi" w:cs="Tahoma"/>
              <w:b/>
              <w:bCs/>
              <w:color w:val="000000"/>
              <w:kern w:val="0"/>
              <w:sz w:val="24"/>
              <w:shd w:val="clear" w:color="auto" w:fill="FFFFFF"/>
            </w:rPr>
          </w:rPrChange>
        </w:rPr>
        <w:t>im</w:t>
      </w:r>
      <w:r w:rsidRPr="00434A46">
        <w:rPr>
          <w:rFonts w:ascii="Verdana" w:eastAsiaTheme="minorHAnsi" w:hAnsi="Verdana" w:cs="Tahoma"/>
          <w:b/>
          <w:bCs/>
          <w:color w:val="000000"/>
          <w:kern w:val="0"/>
          <w:sz w:val="24"/>
          <w:shd w:val="clear" w:color="auto" w:fill="FFFFFF"/>
          <w:rPrChange w:id="156" w:author="Ruizi HAN (20125115)" w:date="2020-12-02T02:04:00Z">
            <w:rPr>
              <w:rFonts w:eastAsiaTheme="minorHAnsi" w:cs="Tahoma" w:hint="eastAsia"/>
              <w:b/>
              <w:bCs/>
              <w:color w:val="000000"/>
              <w:kern w:val="0"/>
              <w:sz w:val="24"/>
              <w:shd w:val="clear" w:color="auto" w:fill="FFFFFF"/>
            </w:rPr>
          </w:rPrChange>
        </w:rPr>
        <w:t>e</w:t>
      </w:r>
    </w:p>
    <w:p w14:paraId="372E9FC4" w14:textId="28E1F0E0" w:rsidR="00C60FAC" w:rsidRPr="00434A46" w:rsidRDefault="00C60FAC">
      <w:pPr>
        <w:rPr>
          <w:rFonts w:ascii="Verdana" w:hAnsi="Verdana"/>
          <w:rPrChange w:id="157" w:author="Ruizi HAN (20125115)" w:date="2020-12-02T02:04:00Z">
            <w:rPr/>
          </w:rPrChange>
        </w:rPr>
      </w:pPr>
      <w:r w:rsidRPr="00434A46">
        <w:rPr>
          <w:rFonts w:ascii="Verdana" w:hAnsi="Verdana"/>
          <w:b/>
          <w:bCs/>
          <w:rPrChange w:id="158" w:author="Ruizi HAN (20125115)" w:date="2020-12-02T02:04:00Z">
            <w:rPr>
              <w:b/>
              <w:bCs/>
            </w:rPr>
          </w:rPrChange>
        </w:rPr>
        <w:tab/>
      </w:r>
      <w:r w:rsidRPr="00434A46">
        <w:rPr>
          <w:rFonts w:ascii="Verdana" w:hAnsi="Verdana"/>
          <w:rPrChange w:id="159" w:author="Ruizi HAN (20125115)" w:date="2020-12-02T02:04:00Z">
            <w:rPr/>
          </w:rPrChange>
        </w:rPr>
        <w:t>From November 10</w:t>
      </w:r>
      <w:r w:rsidRPr="00434A46">
        <w:rPr>
          <w:rFonts w:ascii="Verdana" w:hAnsi="Verdana"/>
          <w:vertAlign w:val="superscript"/>
          <w:rPrChange w:id="160" w:author="Ruizi HAN (20125115)" w:date="2020-12-02T02:04:00Z">
            <w:rPr>
              <w:vertAlign w:val="superscript"/>
            </w:rPr>
          </w:rPrChange>
        </w:rPr>
        <w:t>th</w:t>
      </w:r>
      <w:r w:rsidRPr="00434A46">
        <w:rPr>
          <w:rFonts w:ascii="Verdana" w:hAnsi="Verdana"/>
          <w:rPrChange w:id="161" w:author="Ruizi HAN (20125115)" w:date="2020-12-02T02:04:00Z">
            <w:rPr/>
          </w:rPrChange>
        </w:rPr>
        <w:t xml:space="preserve"> to November 1</w:t>
      </w:r>
      <w:r w:rsidR="00542827" w:rsidRPr="00434A46">
        <w:rPr>
          <w:rFonts w:ascii="Verdana" w:hAnsi="Verdana"/>
          <w:rPrChange w:id="162" w:author="Ruizi HAN (20125115)" w:date="2020-12-02T02:04:00Z">
            <w:rPr/>
          </w:rPrChange>
        </w:rPr>
        <w:t>7</w:t>
      </w:r>
      <w:r w:rsidRPr="00434A46">
        <w:rPr>
          <w:rFonts w:ascii="Verdana" w:hAnsi="Verdana"/>
          <w:vertAlign w:val="superscript"/>
          <w:rPrChange w:id="163" w:author="Ruizi HAN (20125115)" w:date="2020-12-02T02:04:00Z">
            <w:rPr>
              <w:vertAlign w:val="superscript"/>
            </w:rPr>
          </w:rPrChange>
        </w:rPr>
        <w:t>th</w:t>
      </w:r>
      <w:r w:rsidRPr="00434A46">
        <w:rPr>
          <w:rFonts w:ascii="Verdana" w:hAnsi="Verdana"/>
          <w:rPrChange w:id="164" w:author="Ruizi HAN (20125115)" w:date="2020-12-02T02:04:00Z">
            <w:rPr/>
          </w:rPrChange>
        </w:rPr>
        <w:t>.</w:t>
      </w:r>
    </w:p>
    <w:p w14:paraId="0855A472" w14:textId="77777777" w:rsidR="00145A8F" w:rsidRPr="00434A46" w:rsidRDefault="00145A8F">
      <w:pPr>
        <w:rPr>
          <w:rFonts w:ascii="Verdana" w:eastAsia="宋体" w:hAnsi="Verdana" w:cs="Tahoma"/>
          <w:b/>
          <w:bCs/>
          <w:color w:val="000000"/>
          <w:kern w:val="0"/>
          <w:sz w:val="24"/>
          <w:shd w:val="clear" w:color="auto" w:fill="FFFFFF"/>
        </w:rPr>
      </w:pPr>
    </w:p>
    <w:p w14:paraId="145EF3CD" w14:textId="66E52F8F" w:rsidR="00C60FAC" w:rsidRPr="00434A46" w:rsidRDefault="00C60FAC">
      <w:pPr>
        <w:rPr>
          <w:rFonts w:ascii="Verdana" w:eastAsiaTheme="minorHAnsi" w:hAnsi="Verdana" w:cs="Tahoma"/>
          <w:b/>
          <w:bCs/>
          <w:color w:val="000000"/>
          <w:kern w:val="0"/>
          <w:sz w:val="24"/>
          <w:shd w:val="clear" w:color="auto" w:fill="FFFFFF"/>
          <w:rPrChange w:id="165" w:author="Ruizi HAN (20125115)" w:date="2020-12-02T02:04:00Z">
            <w:rPr>
              <w:rFonts w:eastAsiaTheme="minorHAnsi" w:cs="Tahoma"/>
              <w:b/>
              <w:bCs/>
              <w:color w:val="000000"/>
              <w:kern w:val="0"/>
              <w:sz w:val="24"/>
              <w:shd w:val="clear" w:color="auto" w:fill="FFFFFF"/>
            </w:rPr>
          </w:rPrChange>
        </w:rPr>
      </w:pPr>
      <w:r w:rsidRPr="00434A46">
        <w:rPr>
          <w:rFonts w:ascii="Verdana" w:eastAsiaTheme="minorHAnsi" w:hAnsi="Verdana" w:cs="Tahoma"/>
          <w:b/>
          <w:bCs/>
          <w:color w:val="000000"/>
          <w:kern w:val="0"/>
          <w:sz w:val="24"/>
          <w:shd w:val="clear" w:color="auto" w:fill="FFFFFF"/>
          <w:rPrChange w:id="166" w:author="Ruizi HAN (20125115)" w:date="2020-12-02T02:04:00Z">
            <w:rPr>
              <w:rFonts w:eastAsiaTheme="minorHAnsi" w:cs="Tahoma"/>
              <w:b/>
              <w:bCs/>
              <w:color w:val="000000"/>
              <w:kern w:val="0"/>
              <w:sz w:val="24"/>
              <w:shd w:val="clear" w:color="auto" w:fill="FFFFFF"/>
            </w:rPr>
          </w:rPrChange>
        </w:rPr>
        <w:t>Respondent</w:t>
      </w:r>
    </w:p>
    <w:p w14:paraId="54D5287A" w14:textId="39BEB128" w:rsidR="00C60FAC" w:rsidRPr="00434A46" w:rsidRDefault="00C60FAC">
      <w:pPr>
        <w:rPr>
          <w:rFonts w:ascii="Verdana" w:hAnsi="Verdana"/>
          <w:rPrChange w:id="167" w:author="Ruizi HAN (20125115)" w:date="2020-12-02T02:04:00Z">
            <w:rPr/>
          </w:rPrChange>
        </w:rPr>
      </w:pPr>
      <w:r w:rsidRPr="00434A46">
        <w:rPr>
          <w:rFonts w:ascii="Verdana" w:hAnsi="Verdana"/>
          <w:b/>
          <w:bCs/>
          <w:rPrChange w:id="168" w:author="Ruizi HAN (20125115)" w:date="2020-12-02T02:04:00Z">
            <w:rPr>
              <w:b/>
              <w:bCs/>
            </w:rPr>
          </w:rPrChange>
        </w:rPr>
        <w:tab/>
      </w:r>
      <w:r w:rsidRPr="00434A46">
        <w:rPr>
          <w:rFonts w:ascii="Verdana" w:hAnsi="Verdana"/>
          <w:rPrChange w:id="169" w:author="Ruizi HAN (20125115)" w:date="2020-12-02T02:04:00Z">
            <w:rPr/>
          </w:rPrChange>
        </w:rPr>
        <w:t>Students from the University of Nottingham, Ningbo, China.</w:t>
      </w:r>
    </w:p>
    <w:p w14:paraId="03D6F36D" w14:textId="77777777" w:rsidR="00145A8F" w:rsidRPr="00434A46" w:rsidRDefault="00145A8F">
      <w:pPr>
        <w:rPr>
          <w:rFonts w:ascii="Verdana" w:eastAsia="宋体" w:hAnsi="Verdana" w:cs="Tahoma"/>
          <w:b/>
          <w:bCs/>
          <w:color w:val="000000"/>
          <w:kern w:val="0"/>
          <w:sz w:val="24"/>
          <w:shd w:val="clear" w:color="auto" w:fill="FFFFFF"/>
        </w:rPr>
      </w:pPr>
    </w:p>
    <w:p w14:paraId="0AEEDCA5" w14:textId="18083398" w:rsidR="00D05FDA" w:rsidRPr="00434A46" w:rsidRDefault="00A72053">
      <w:pPr>
        <w:rPr>
          <w:rFonts w:ascii="Verdana" w:eastAsiaTheme="minorHAnsi" w:hAnsi="Verdana" w:cs="Tahoma"/>
          <w:b/>
          <w:bCs/>
          <w:color w:val="000000"/>
          <w:kern w:val="0"/>
          <w:sz w:val="24"/>
          <w:shd w:val="clear" w:color="auto" w:fill="FFFFFF"/>
          <w:rPrChange w:id="170" w:author="Ruizi HAN (20125115)" w:date="2020-12-02T02:04:00Z">
            <w:rPr>
              <w:rFonts w:eastAsiaTheme="minorHAnsi" w:cs="Tahoma"/>
              <w:b/>
              <w:bCs/>
              <w:color w:val="000000"/>
              <w:kern w:val="0"/>
              <w:sz w:val="24"/>
              <w:shd w:val="clear" w:color="auto" w:fill="FFFFFF"/>
            </w:rPr>
          </w:rPrChange>
        </w:rPr>
      </w:pPr>
      <w:r w:rsidRPr="00434A46">
        <w:rPr>
          <w:rFonts w:ascii="Verdana" w:eastAsiaTheme="minorHAnsi" w:hAnsi="Verdana" w:cs="Tahoma"/>
          <w:b/>
          <w:bCs/>
          <w:color w:val="000000"/>
          <w:kern w:val="0"/>
          <w:sz w:val="24"/>
          <w:shd w:val="clear" w:color="auto" w:fill="FFFFFF"/>
          <w:rPrChange w:id="171" w:author="Ruizi HAN (20125115)" w:date="2020-12-02T02:04:00Z">
            <w:rPr>
              <w:rFonts w:eastAsiaTheme="minorHAnsi" w:cs="Tahoma"/>
              <w:b/>
              <w:bCs/>
              <w:color w:val="000000"/>
              <w:kern w:val="0"/>
              <w:sz w:val="24"/>
              <w:shd w:val="clear" w:color="auto" w:fill="FFFFFF"/>
            </w:rPr>
          </w:rPrChange>
        </w:rPr>
        <w:t>Questionnaire</w:t>
      </w:r>
    </w:p>
    <w:p w14:paraId="35FA04CB" w14:textId="51B7E204" w:rsidR="00145A8F" w:rsidRPr="00434A46" w:rsidRDefault="001F6B35">
      <w:pPr>
        <w:rPr>
          <w:rFonts w:ascii="Verdana" w:hAnsi="Verdana"/>
          <w:rPrChange w:id="172" w:author="Ruizi HAN (20125115)" w:date="2020-12-02T02:04:00Z">
            <w:rPr/>
          </w:rPrChange>
        </w:rPr>
      </w:pPr>
      <w:r w:rsidRPr="00434A46">
        <w:rPr>
          <w:rFonts w:ascii="Verdana" w:hAnsi="Verdana"/>
          <w:rPrChange w:id="173" w:author="Ruizi HAN (20125115)" w:date="2020-12-02T02:04:00Z">
            <w:rPr/>
          </w:rPrChange>
        </w:rPr>
        <w:tab/>
      </w:r>
      <w:ins w:id="174" w:author="陈诗量" w:date="2020-11-24T18:52:00Z">
        <w:r w:rsidR="00EF2FB4" w:rsidRPr="00434A46">
          <w:rPr>
            <w:rFonts w:ascii="Verdana" w:hAnsi="Verdana"/>
            <w:rPrChange w:id="175" w:author="Ruizi HAN (20125115)" w:date="2020-12-02T02:04:00Z">
              <w:rPr/>
            </w:rPrChange>
          </w:rPr>
          <w:t>Please</w:t>
        </w:r>
      </w:ins>
      <w:del w:id="176" w:author="陈诗量" w:date="2020-11-24T18:52:00Z">
        <w:r w:rsidRPr="00434A46" w:rsidDel="00EF2FB4">
          <w:rPr>
            <w:rFonts w:ascii="Verdana" w:hAnsi="Verdana"/>
            <w:rPrChange w:id="177" w:author="Ruizi HAN (20125115)" w:date="2020-12-02T02:04:00Z">
              <w:rPr/>
            </w:rPrChange>
          </w:rPr>
          <w:delText>Details</w:delText>
        </w:r>
      </w:del>
      <w:r w:rsidRPr="00434A46">
        <w:rPr>
          <w:rFonts w:ascii="Verdana" w:hAnsi="Verdana"/>
          <w:rPrChange w:id="178" w:author="Ruizi HAN (20125115)" w:date="2020-12-02T02:04:00Z">
            <w:rPr/>
          </w:rPrChange>
        </w:rPr>
        <w:t xml:space="preserve"> refer to the appendix</w:t>
      </w:r>
      <w:ins w:id="179" w:author="陈诗量" w:date="2020-11-24T18:53:00Z">
        <w:r w:rsidR="00EF2FB4" w:rsidRPr="00434A46">
          <w:rPr>
            <w:rFonts w:ascii="Verdana" w:hAnsi="Verdana"/>
            <w:rPrChange w:id="180" w:author="Ruizi HAN (20125115)" w:date="2020-12-02T02:04:00Z">
              <w:rPr/>
            </w:rPrChange>
          </w:rPr>
          <w:t xml:space="preserve"> </w:t>
        </w:r>
        <w:r w:rsidR="00EF2FB4" w:rsidRPr="00434A46">
          <w:rPr>
            <w:rFonts w:ascii="Verdana" w:hAnsi="Verdana"/>
            <w:highlight w:val="yellow"/>
            <w:rPrChange w:id="181" w:author="Ruizi HAN (20125115)" w:date="2020-12-02T02:04:00Z">
              <w:rPr/>
            </w:rPrChange>
          </w:rPr>
          <w:t>NUM</w:t>
        </w:r>
      </w:ins>
      <w:r w:rsidRPr="00434A46">
        <w:rPr>
          <w:rFonts w:ascii="Verdana" w:hAnsi="Verdana"/>
          <w:rPrChange w:id="182" w:author="Ruizi HAN (20125115)" w:date="2020-12-02T02:04:00Z">
            <w:rPr/>
          </w:rPrChange>
        </w:rPr>
        <w:t>.</w:t>
      </w:r>
    </w:p>
    <w:p w14:paraId="43163520" w14:textId="77777777" w:rsidR="001F6B35" w:rsidRPr="00434A46" w:rsidRDefault="001F6B35">
      <w:pPr>
        <w:rPr>
          <w:rFonts w:ascii="Verdana" w:hAnsi="Verdana"/>
          <w:rPrChange w:id="183" w:author="Ruizi HAN (20125115)" w:date="2020-12-02T02:04:00Z">
            <w:rPr/>
          </w:rPrChange>
        </w:rPr>
      </w:pPr>
    </w:p>
    <w:p w14:paraId="3A15852D" w14:textId="66A2DB3F" w:rsidR="00BF0F22" w:rsidRPr="00434A46" w:rsidRDefault="00A72053">
      <w:pPr>
        <w:rPr>
          <w:rFonts w:ascii="Verdana" w:eastAsia="DengXian" w:hAnsi="Verdana" w:cs="Tahoma"/>
          <w:b/>
          <w:bCs/>
          <w:color w:val="000000"/>
          <w:kern w:val="0"/>
          <w:sz w:val="24"/>
          <w:shd w:val="clear" w:color="auto" w:fill="FFFFFF"/>
          <w:rPrChange w:id="184" w:author="Ruizi HAN (20125115)" w:date="2020-12-02T02:04:00Z">
            <w:rPr>
              <w:rFonts w:ascii="DengXian" w:eastAsia="DengXian" w:hAnsi="DengXian" w:cs="Tahoma"/>
              <w:b/>
              <w:bCs/>
              <w:color w:val="000000"/>
              <w:kern w:val="0"/>
              <w:sz w:val="24"/>
              <w:shd w:val="clear" w:color="auto" w:fill="FFFFFF"/>
            </w:rPr>
          </w:rPrChange>
        </w:rPr>
      </w:pPr>
      <w:r w:rsidRPr="00434A46">
        <w:rPr>
          <w:rFonts w:ascii="Verdana" w:eastAsia="DengXian" w:hAnsi="Verdana" w:cs="Tahoma"/>
          <w:b/>
          <w:bCs/>
          <w:color w:val="000000"/>
          <w:kern w:val="0"/>
          <w:sz w:val="24"/>
          <w:shd w:val="clear" w:color="auto" w:fill="FFFFFF"/>
          <w:rPrChange w:id="185" w:author="Ruizi HAN (20125115)" w:date="2020-12-02T02:04:00Z">
            <w:rPr>
              <w:rFonts w:ascii="DengXian" w:eastAsia="DengXian" w:hAnsi="DengXian" w:cs="Tahoma" w:hint="eastAsia"/>
              <w:b/>
              <w:bCs/>
              <w:color w:val="000000"/>
              <w:kern w:val="0"/>
              <w:sz w:val="24"/>
              <w:shd w:val="clear" w:color="auto" w:fill="FFFFFF"/>
            </w:rPr>
          </w:rPrChange>
        </w:rPr>
        <w:t>R</w:t>
      </w:r>
      <w:r w:rsidRPr="00434A46">
        <w:rPr>
          <w:rFonts w:ascii="Verdana" w:eastAsia="DengXian" w:hAnsi="Verdana" w:cs="Tahoma"/>
          <w:b/>
          <w:bCs/>
          <w:color w:val="000000"/>
          <w:kern w:val="0"/>
          <w:sz w:val="24"/>
          <w:shd w:val="clear" w:color="auto" w:fill="FFFFFF"/>
          <w:rPrChange w:id="186" w:author="Ruizi HAN (20125115)" w:date="2020-12-02T02:04:00Z">
            <w:rPr>
              <w:rFonts w:ascii="DengXian" w:eastAsia="DengXian" w:hAnsi="DengXian" w:cs="Tahoma"/>
              <w:b/>
              <w:bCs/>
              <w:color w:val="000000"/>
              <w:kern w:val="0"/>
              <w:sz w:val="24"/>
              <w:shd w:val="clear" w:color="auto" w:fill="FFFFFF"/>
            </w:rPr>
          </w:rPrChange>
        </w:rPr>
        <w:t>esult</w:t>
      </w:r>
    </w:p>
    <w:p w14:paraId="205AE38E" w14:textId="58D23AD3" w:rsidR="00A72053" w:rsidRPr="00434A46" w:rsidRDefault="00A72053" w:rsidP="00C72856">
      <w:pPr>
        <w:ind w:left="360"/>
        <w:rPr>
          <w:rFonts w:ascii="Verdana" w:hAnsi="Verdana"/>
          <w:rPrChange w:id="187" w:author="Ruizi HAN (20125115)" w:date="2020-12-02T02:04:00Z">
            <w:rPr/>
          </w:rPrChange>
        </w:rPr>
      </w:pPr>
      <w:r w:rsidRPr="00434A46">
        <w:rPr>
          <w:rFonts w:ascii="Verdana" w:hAnsi="Verdana"/>
          <w:rPrChange w:id="188" w:author="Ruizi HAN (20125115)" w:date="2020-12-02T02:04:00Z">
            <w:rPr/>
          </w:rPrChange>
        </w:rPr>
        <w:t xml:space="preserve">This survey is </w:t>
      </w:r>
      <w:del w:id="189" w:author="陈诗量" w:date="2020-11-24T18:53:00Z">
        <w:r w:rsidRPr="00434A46" w:rsidDel="00F23CE4">
          <w:rPr>
            <w:rFonts w:ascii="Verdana" w:hAnsi="Verdana"/>
            <w:rPrChange w:id="190" w:author="Ruizi HAN (20125115)" w:date="2020-12-02T02:04:00Z">
              <w:rPr/>
            </w:rPrChange>
          </w:rPr>
          <w:delText xml:space="preserve">about </w:delText>
        </w:r>
      </w:del>
      <w:ins w:id="191" w:author="陈诗量" w:date="2020-11-24T18:53:00Z">
        <w:r w:rsidR="00F23CE4" w:rsidRPr="00434A46">
          <w:rPr>
            <w:rFonts w:ascii="Verdana" w:hAnsi="Verdana"/>
            <w:rPrChange w:id="192" w:author="Ruizi HAN (20125115)" w:date="2020-12-02T02:04:00Z">
              <w:rPr/>
            </w:rPrChange>
          </w:rPr>
          <w:t xml:space="preserve">for </w:t>
        </w:r>
      </w:ins>
      <w:r w:rsidR="00C72856" w:rsidRPr="00434A46">
        <w:rPr>
          <w:rFonts w:ascii="Verdana" w:hAnsi="Verdana"/>
          <w:rPrChange w:id="193" w:author="Ruizi HAN (20125115)" w:date="2020-12-02T02:04:00Z">
            <w:rPr/>
          </w:rPrChange>
        </w:rPr>
        <w:t xml:space="preserve">collecting </w:t>
      </w:r>
      <w:r w:rsidRPr="00434A46">
        <w:rPr>
          <w:rFonts w:ascii="Verdana" w:hAnsi="Verdana"/>
          <w:rPrChange w:id="194" w:author="Ruizi HAN (20125115)" w:date="2020-12-02T02:04:00Z">
            <w:rPr/>
          </w:rPrChange>
        </w:rPr>
        <w:t>user requirements of animat</w:t>
      </w:r>
      <w:r w:rsidR="00C72856" w:rsidRPr="00434A46">
        <w:rPr>
          <w:rFonts w:ascii="Verdana" w:hAnsi="Verdana"/>
          <w:rPrChange w:id="195" w:author="Ruizi HAN (20125115)" w:date="2020-12-02T02:04:00Z">
            <w:rPr/>
          </w:rPrChange>
        </w:rPr>
        <w:t>ed</w:t>
      </w:r>
      <w:r w:rsidRPr="00434A46">
        <w:rPr>
          <w:rFonts w:ascii="Verdana" w:hAnsi="Verdana"/>
          <w:rPrChange w:id="196" w:author="Ruizi HAN (20125115)" w:date="2020-12-02T02:04:00Z">
            <w:rPr/>
          </w:rPrChange>
        </w:rPr>
        <w:t xml:space="preserve"> </w:t>
      </w:r>
      <w:r w:rsidR="00C72856" w:rsidRPr="00434A46">
        <w:rPr>
          <w:rFonts w:ascii="Verdana" w:hAnsi="Verdana"/>
          <w:rPrChange w:id="197" w:author="Ruizi HAN (20125115)" w:date="2020-12-02T02:04:00Z">
            <w:rPr/>
          </w:rPrChange>
        </w:rPr>
        <w:t>learning</w:t>
      </w:r>
      <w:r w:rsidRPr="00434A46">
        <w:rPr>
          <w:rFonts w:ascii="Verdana" w:hAnsi="Verdana"/>
          <w:rPrChange w:id="198" w:author="Ruizi HAN (20125115)" w:date="2020-12-02T02:04:00Z">
            <w:rPr/>
          </w:rPrChange>
        </w:rPr>
        <w:t xml:space="preserve"> software for sorting algorithm</w:t>
      </w:r>
      <w:r w:rsidR="00C72856" w:rsidRPr="00434A46">
        <w:rPr>
          <w:rFonts w:ascii="Verdana" w:hAnsi="Verdana"/>
          <w:rPrChange w:id="199" w:author="Ruizi HAN (20125115)" w:date="2020-12-02T02:04:00Z">
            <w:rPr/>
          </w:rPrChange>
        </w:rPr>
        <w:t xml:space="preserve">s. It was released </w:t>
      </w:r>
      <w:r w:rsidR="00522205" w:rsidRPr="00434A46">
        <w:rPr>
          <w:rFonts w:ascii="Verdana" w:hAnsi="Verdana"/>
          <w:rPrChange w:id="200" w:author="Ruizi HAN (20125115)" w:date="2020-12-02T02:04:00Z">
            <w:rPr>
              <w:rFonts w:hint="eastAsia"/>
            </w:rPr>
          </w:rPrChange>
        </w:rPr>
        <w:t>on</w:t>
      </w:r>
      <w:r w:rsidR="00C72856" w:rsidRPr="00434A46">
        <w:rPr>
          <w:rFonts w:ascii="Verdana" w:hAnsi="Verdana"/>
          <w:rPrChange w:id="201" w:author="Ruizi HAN (20125115)" w:date="2020-12-02T02:04:00Z">
            <w:rPr/>
          </w:rPrChange>
        </w:rPr>
        <w:t xml:space="preserve"> the </w:t>
      </w:r>
      <w:proofErr w:type="spellStart"/>
      <w:r w:rsidR="00C72856" w:rsidRPr="00434A46">
        <w:rPr>
          <w:rFonts w:ascii="Verdana" w:hAnsi="Verdana"/>
          <w:rPrChange w:id="202" w:author="Ruizi HAN (20125115)" w:date="2020-12-02T02:04:00Z">
            <w:rPr/>
          </w:rPrChange>
        </w:rPr>
        <w:t>Wenjuanxing</w:t>
      </w:r>
      <w:proofErr w:type="spellEnd"/>
      <w:ins w:id="203" w:author="Ruizi HAN (20125115)" w:date="2020-11-28T16:31:00Z">
        <w:r w:rsidR="003823D4" w:rsidRPr="00434A46">
          <w:rPr>
            <w:rFonts w:ascii="Verdana" w:hAnsi="Verdana"/>
            <w:rPrChange w:id="204" w:author="Ruizi HAN (20125115)" w:date="2020-12-02T02:04:00Z">
              <w:rPr/>
            </w:rPrChange>
          </w:rPr>
          <w:t>, an</w:t>
        </w:r>
      </w:ins>
      <w:r w:rsidR="00C72856" w:rsidRPr="00434A46">
        <w:rPr>
          <w:rFonts w:ascii="Verdana" w:hAnsi="Verdana"/>
          <w:rPrChange w:id="205" w:author="Ruizi HAN (20125115)" w:date="2020-12-02T02:04:00Z">
            <w:rPr/>
          </w:rPrChange>
        </w:rPr>
        <w:t xml:space="preserve"> </w:t>
      </w:r>
      <w:ins w:id="206" w:author="陈诗量" w:date="2020-11-24T18:53:00Z">
        <w:r w:rsidR="00F23CE4" w:rsidRPr="00434A46">
          <w:rPr>
            <w:rFonts w:ascii="Verdana" w:hAnsi="Verdana"/>
            <w:rPrChange w:id="207" w:author="Ruizi HAN (20125115)" w:date="2020-12-02T02:04:00Z">
              <w:rPr/>
            </w:rPrChange>
          </w:rPr>
          <w:t>online</w:t>
        </w:r>
      </w:ins>
      <w:ins w:id="208" w:author="陈诗量" w:date="2020-11-24T18:54:00Z">
        <w:r w:rsidR="00F23CE4" w:rsidRPr="00434A46">
          <w:rPr>
            <w:rFonts w:ascii="Verdana" w:hAnsi="Verdana"/>
            <w:rPrChange w:id="209" w:author="Ruizi HAN (20125115)" w:date="2020-12-02T02:04:00Z">
              <w:rPr/>
            </w:rPrChange>
          </w:rPr>
          <w:t xml:space="preserve"> survey </w:t>
        </w:r>
      </w:ins>
      <w:r w:rsidR="00C72856" w:rsidRPr="00434A46">
        <w:rPr>
          <w:rFonts w:ascii="Verdana" w:hAnsi="Verdana"/>
          <w:rPrChange w:id="210" w:author="Ruizi HAN (20125115)" w:date="2020-12-02T02:04:00Z">
            <w:rPr/>
          </w:rPrChange>
        </w:rPr>
        <w:t xml:space="preserve">platform. </w:t>
      </w:r>
      <w:ins w:id="211" w:author="陈诗量" w:date="2020-11-24T18:54:00Z">
        <w:r w:rsidR="00F445D9" w:rsidRPr="00434A46">
          <w:rPr>
            <w:rFonts w:ascii="Verdana" w:hAnsi="Verdana"/>
            <w:rPrChange w:id="212" w:author="Ruizi HAN (20125115)" w:date="2020-12-02T02:04:00Z">
              <w:rPr/>
            </w:rPrChange>
          </w:rPr>
          <w:t>Overall</w:t>
        </w:r>
      </w:ins>
      <w:ins w:id="213" w:author="陈诗量" w:date="2020-11-25T14:24:00Z">
        <w:r w:rsidR="00D10E98" w:rsidRPr="00434A46">
          <w:rPr>
            <w:rFonts w:ascii="Verdana" w:hAnsi="Verdana"/>
            <w:rPrChange w:id="214" w:author="Ruizi HAN (20125115)" w:date="2020-12-02T02:04:00Z">
              <w:rPr/>
            </w:rPrChange>
          </w:rPr>
          <w:t>,</w:t>
        </w:r>
      </w:ins>
      <w:ins w:id="215" w:author="陈诗量" w:date="2020-11-24T18:54:00Z">
        <w:r w:rsidR="00F445D9" w:rsidRPr="00434A46">
          <w:rPr>
            <w:rFonts w:ascii="Verdana" w:hAnsi="Verdana"/>
            <w:rPrChange w:id="216" w:author="Ruizi HAN (20125115)" w:date="2020-12-02T02:04:00Z">
              <w:rPr/>
            </w:rPrChange>
          </w:rPr>
          <w:t xml:space="preserve"> </w:t>
        </w:r>
      </w:ins>
      <w:r w:rsidR="00542827" w:rsidRPr="00434A46">
        <w:rPr>
          <w:rFonts w:ascii="Verdana" w:hAnsi="Verdana"/>
          <w:rPrChange w:id="217" w:author="Ruizi HAN (20125115)" w:date="2020-12-02T02:04:00Z">
            <w:rPr/>
          </w:rPrChange>
        </w:rPr>
        <w:t>207</w:t>
      </w:r>
      <w:r w:rsidR="00C72856" w:rsidRPr="00434A46">
        <w:rPr>
          <w:rFonts w:ascii="Verdana" w:hAnsi="Verdana"/>
          <w:rPrChange w:id="218" w:author="Ruizi HAN (20125115)" w:date="2020-12-02T02:04:00Z">
            <w:rPr/>
          </w:rPrChange>
        </w:rPr>
        <w:t xml:space="preserve"> valid questionnaires were </w:t>
      </w:r>
      <w:del w:id="219" w:author="陈诗量" w:date="2020-11-24T18:54:00Z">
        <w:r w:rsidR="00C72856" w:rsidRPr="00434A46" w:rsidDel="00F445D9">
          <w:rPr>
            <w:rFonts w:ascii="Verdana" w:hAnsi="Verdana"/>
            <w:rPrChange w:id="220" w:author="Ruizi HAN (20125115)" w:date="2020-12-02T02:04:00Z">
              <w:rPr/>
            </w:rPrChange>
          </w:rPr>
          <w:delText>finally recovered</w:delText>
        </w:r>
      </w:del>
      <w:ins w:id="221" w:author="陈诗量" w:date="2020-11-24T18:54:00Z">
        <w:r w:rsidR="00F445D9" w:rsidRPr="00434A46">
          <w:rPr>
            <w:rFonts w:ascii="Verdana" w:hAnsi="Verdana"/>
            <w:rPrChange w:id="222" w:author="Ruizi HAN (20125115)" w:date="2020-12-02T02:04:00Z">
              <w:rPr/>
            </w:rPrChange>
          </w:rPr>
          <w:t>collected</w:t>
        </w:r>
      </w:ins>
      <w:r w:rsidR="00C72856" w:rsidRPr="00434A46">
        <w:rPr>
          <w:rFonts w:ascii="Verdana" w:hAnsi="Verdana"/>
          <w:rPrChange w:id="223" w:author="Ruizi HAN (20125115)" w:date="2020-12-02T02:04:00Z">
            <w:rPr/>
          </w:rPrChange>
        </w:rPr>
        <w:t>. The result</w:t>
      </w:r>
      <w:r w:rsidR="00EA675B" w:rsidRPr="00434A46">
        <w:rPr>
          <w:rFonts w:ascii="Verdana" w:hAnsi="Verdana"/>
          <w:rPrChange w:id="224" w:author="Ruizi HAN (20125115)" w:date="2020-12-02T02:04:00Z">
            <w:rPr/>
          </w:rPrChange>
        </w:rPr>
        <w:t>s</w:t>
      </w:r>
      <w:r w:rsidR="00C72856" w:rsidRPr="00434A46">
        <w:rPr>
          <w:rFonts w:ascii="Verdana" w:hAnsi="Verdana"/>
          <w:rPrChange w:id="225" w:author="Ruizi HAN (20125115)" w:date="2020-12-02T02:04:00Z">
            <w:rPr/>
          </w:rPrChange>
        </w:rPr>
        <w:t xml:space="preserve"> </w:t>
      </w:r>
      <w:r w:rsidR="00EA675B" w:rsidRPr="00434A46">
        <w:rPr>
          <w:rFonts w:ascii="Verdana" w:hAnsi="Verdana"/>
          <w:rPrChange w:id="226" w:author="Ruizi HAN (20125115)" w:date="2020-12-02T02:04:00Z">
            <w:rPr/>
          </w:rPrChange>
        </w:rPr>
        <w:t>are</w:t>
      </w:r>
      <w:r w:rsidR="00C72856" w:rsidRPr="00434A46">
        <w:rPr>
          <w:rFonts w:ascii="Verdana" w:hAnsi="Verdana"/>
          <w:rPrChange w:id="227" w:author="Ruizi HAN (20125115)" w:date="2020-12-02T02:04:00Z">
            <w:rPr/>
          </w:rPrChange>
        </w:rPr>
        <w:t xml:space="preserve"> as follows:</w:t>
      </w:r>
    </w:p>
    <w:p w14:paraId="34032529" w14:textId="50802E7C" w:rsidR="00C72856" w:rsidRPr="00434A46" w:rsidRDefault="00C72856" w:rsidP="00C72856">
      <w:pPr>
        <w:ind w:left="360"/>
        <w:rPr>
          <w:rFonts w:ascii="Verdana" w:hAnsi="Verdana"/>
          <w:rPrChange w:id="228" w:author="Ruizi HAN (20125115)" w:date="2020-12-02T02:04:00Z">
            <w:rPr/>
          </w:rPrChange>
        </w:rPr>
      </w:pPr>
    </w:p>
    <w:p w14:paraId="6084294E" w14:textId="49318282" w:rsidR="00BF0F22" w:rsidRPr="00434A46" w:rsidRDefault="00BF0F22" w:rsidP="00C72856">
      <w:pPr>
        <w:ind w:left="360"/>
        <w:rPr>
          <w:rFonts w:ascii="Verdana" w:hAnsi="Verdana"/>
          <w:rPrChange w:id="229" w:author="Ruizi HAN (20125115)" w:date="2020-12-02T02:04:00Z">
            <w:rPr/>
          </w:rPrChange>
        </w:rPr>
      </w:pPr>
    </w:p>
    <w:p w14:paraId="0B6881A8" w14:textId="4342C7FF" w:rsidR="00BF0F22" w:rsidRPr="00434A46" w:rsidRDefault="00BF0F22" w:rsidP="00C72856">
      <w:pPr>
        <w:ind w:left="360"/>
        <w:rPr>
          <w:rFonts w:ascii="Verdana" w:hAnsi="Verdana"/>
          <w:rPrChange w:id="230" w:author="Ruizi HAN (20125115)" w:date="2020-12-02T02:04:00Z">
            <w:rPr/>
          </w:rPrChange>
        </w:rPr>
      </w:pPr>
    </w:p>
    <w:p w14:paraId="73FF63CA" w14:textId="27A43AA4" w:rsidR="00BF0F22" w:rsidRPr="00434A46" w:rsidRDefault="00BF0F22" w:rsidP="00C72856">
      <w:pPr>
        <w:ind w:left="360"/>
        <w:rPr>
          <w:rFonts w:ascii="Verdana" w:hAnsi="Verdana"/>
          <w:rPrChange w:id="231" w:author="Ruizi HAN (20125115)" w:date="2020-12-02T02:04:00Z">
            <w:rPr/>
          </w:rPrChange>
        </w:rPr>
      </w:pPr>
    </w:p>
    <w:p w14:paraId="626A5B9A" w14:textId="7FD805D9" w:rsidR="00BF0F22" w:rsidRDefault="00BF0F22" w:rsidP="00C72856">
      <w:pPr>
        <w:ind w:left="360"/>
        <w:rPr>
          <w:ins w:id="232" w:author="Ruizi HAN (20125115)" w:date="2020-12-02T02:05:00Z"/>
          <w:rFonts w:ascii="Verdana" w:hAnsi="Verdana"/>
        </w:rPr>
      </w:pPr>
    </w:p>
    <w:p w14:paraId="1D655510" w14:textId="537D0AC6" w:rsidR="00434A46" w:rsidRDefault="00434A46" w:rsidP="00C72856">
      <w:pPr>
        <w:ind w:left="360"/>
        <w:rPr>
          <w:ins w:id="233" w:author="Ruizi HAN (20125115)" w:date="2020-12-02T02:05:00Z"/>
          <w:rFonts w:ascii="Verdana" w:hAnsi="Verdana"/>
        </w:rPr>
      </w:pPr>
    </w:p>
    <w:p w14:paraId="7F131E19" w14:textId="77777777" w:rsidR="00434A46" w:rsidRPr="00434A46" w:rsidRDefault="00434A46" w:rsidP="00C72856">
      <w:pPr>
        <w:ind w:left="360"/>
        <w:rPr>
          <w:rFonts w:ascii="Verdana" w:hAnsi="Verdana" w:hint="eastAsia"/>
          <w:rPrChange w:id="234" w:author="Ruizi HAN (20125115)" w:date="2020-12-02T02:04:00Z">
            <w:rPr/>
          </w:rPrChange>
        </w:rPr>
      </w:pPr>
    </w:p>
    <w:p w14:paraId="7BDFDF25" w14:textId="56808FC4" w:rsidR="00BF0F22" w:rsidRPr="00434A46" w:rsidRDefault="00BF0F22" w:rsidP="00C72856">
      <w:pPr>
        <w:ind w:left="360"/>
        <w:rPr>
          <w:rFonts w:ascii="Verdana" w:hAnsi="Verdana"/>
          <w:rPrChange w:id="235" w:author="Ruizi HAN (20125115)" w:date="2020-12-02T02:04:00Z">
            <w:rPr/>
          </w:rPrChange>
        </w:rPr>
      </w:pPr>
    </w:p>
    <w:p w14:paraId="1D183FD3" w14:textId="46555187" w:rsidR="00BF0F22" w:rsidRPr="00434A46" w:rsidRDefault="00BF0F22" w:rsidP="00C72856">
      <w:pPr>
        <w:ind w:left="360"/>
        <w:rPr>
          <w:rFonts w:ascii="Verdana" w:hAnsi="Verdana"/>
          <w:rPrChange w:id="236" w:author="Ruizi HAN (20125115)" w:date="2020-12-02T02:04:00Z">
            <w:rPr/>
          </w:rPrChange>
        </w:rPr>
      </w:pPr>
    </w:p>
    <w:p w14:paraId="522573A5" w14:textId="01D26559" w:rsidR="00BF0F22" w:rsidRPr="00434A46" w:rsidRDefault="00BF0F22" w:rsidP="00C72856">
      <w:pPr>
        <w:ind w:left="360"/>
        <w:rPr>
          <w:rFonts w:ascii="Verdana" w:hAnsi="Verdana"/>
          <w:rPrChange w:id="237" w:author="Ruizi HAN (20125115)" w:date="2020-12-02T02:04:00Z">
            <w:rPr/>
          </w:rPrChange>
        </w:rPr>
      </w:pPr>
    </w:p>
    <w:p w14:paraId="7F86CA17" w14:textId="77777777" w:rsidR="00BF0F22" w:rsidRPr="00434A46" w:rsidRDefault="00BF0F22" w:rsidP="00C72856">
      <w:pPr>
        <w:ind w:left="360"/>
        <w:rPr>
          <w:rFonts w:ascii="Verdana" w:hAnsi="Verdana"/>
          <w:rPrChange w:id="238" w:author="Ruizi HAN (20125115)" w:date="2020-12-02T02:04:00Z">
            <w:rPr/>
          </w:rPrChange>
        </w:rPr>
      </w:pPr>
    </w:p>
    <w:p w14:paraId="478FA7B8" w14:textId="030F71C2" w:rsidR="00C72856" w:rsidRPr="00434A46" w:rsidRDefault="00C72856" w:rsidP="00C72856">
      <w:pPr>
        <w:ind w:left="360"/>
        <w:rPr>
          <w:rFonts w:ascii="Verdana" w:hAnsi="Verdana"/>
          <w:b/>
          <w:bCs/>
          <w:color w:val="000000"/>
          <w:rPrChange w:id="239" w:author="Ruizi HAN (20125115)" w:date="2020-12-02T02:04:00Z">
            <w:rPr>
              <w:color w:val="000000"/>
            </w:rPr>
          </w:rPrChange>
        </w:rPr>
      </w:pPr>
      <w:commentRangeStart w:id="240"/>
      <w:r w:rsidRPr="00434A46">
        <w:rPr>
          <w:rFonts w:ascii="Verdana" w:hAnsi="Verdana"/>
          <w:b/>
          <w:bCs/>
          <w:rPrChange w:id="241" w:author="Ruizi HAN (20125115)" w:date="2020-12-02T02:04:00Z">
            <w:rPr>
              <w:rFonts w:hint="eastAsia"/>
            </w:rPr>
          </w:rPrChange>
        </w:rPr>
        <w:lastRenderedPageBreak/>
        <w:t>Q</w:t>
      </w:r>
      <w:r w:rsidRPr="00434A46">
        <w:rPr>
          <w:rFonts w:ascii="Verdana" w:hAnsi="Verdana"/>
          <w:b/>
          <w:bCs/>
          <w:rPrChange w:id="242" w:author="Ruizi HAN (20125115)" w:date="2020-12-02T02:04:00Z">
            <w:rPr/>
          </w:rPrChange>
        </w:rPr>
        <w:t xml:space="preserve">uestion1. </w:t>
      </w:r>
      <w:r w:rsidRPr="00434A46">
        <w:rPr>
          <w:rFonts w:ascii="Verdana" w:hAnsi="Verdana"/>
          <w:b/>
          <w:bCs/>
          <w:color w:val="000000"/>
          <w:rPrChange w:id="243" w:author="Ruizi HAN (20125115)" w:date="2020-12-02T02:04:00Z">
            <w:rPr>
              <w:color w:val="000000"/>
            </w:rPr>
          </w:rPrChange>
        </w:rPr>
        <w:t>What's your gender?</w:t>
      </w:r>
      <w:commentRangeEnd w:id="240"/>
      <w:r w:rsidR="003823D4" w:rsidRPr="00434A46">
        <w:rPr>
          <w:rStyle w:val="ac"/>
          <w:rFonts w:ascii="Verdana" w:hAnsi="Verdana"/>
          <w:b/>
          <w:bCs/>
          <w:rPrChange w:id="244" w:author="Ruizi HAN (20125115)" w:date="2020-12-02T02:04:00Z">
            <w:rPr>
              <w:rStyle w:val="ac"/>
            </w:rPr>
          </w:rPrChange>
        </w:rPr>
        <w:commentReference w:id="240"/>
      </w:r>
    </w:p>
    <w:p w14:paraId="028BC552" w14:textId="77777777" w:rsidR="00542827" w:rsidRPr="00434A46" w:rsidRDefault="00542827" w:rsidP="00C72856">
      <w:pPr>
        <w:ind w:left="360"/>
        <w:rPr>
          <w:rFonts w:ascii="Verdana" w:hAnsi="Verdana"/>
          <w:color w:val="000000"/>
          <w:rPrChange w:id="245" w:author="Ruizi HAN (20125115)" w:date="2020-12-02T02:04:00Z">
            <w:rPr>
              <w:color w:val="000000"/>
            </w:rPr>
          </w:rPrChange>
        </w:rPr>
      </w:pPr>
    </w:p>
    <w:p w14:paraId="17125969" w14:textId="3058C545" w:rsidR="00C72856" w:rsidRPr="00434A46" w:rsidRDefault="00542827" w:rsidP="00542827">
      <w:pPr>
        <w:ind w:left="360"/>
        <w:jc w:val="center"/>
        <w:rPr>
          <w:rFonts w:ascii="Verdana" w:hAnsi="Verdana"/>
          <w:rPrChange w:id="246" w:author="Ruizi HAN (20125115)" w:date="2020-12-02T02:04:00Z">
            <w:rPr/>
          </w:rPrChange>
        </w:rPr>
      </w:pPr>
      <w:r w:rsidRPr="00434A46">
        <w:rPr>
          <w:rFonts w:ascii="Verdana" w:hAnsi="Verdana"/>
          <w:noProof/>
          <w:rPrChange w:id="247" w:author="Ruizi HAN (20125115)" w:date="2020-12-02T02:04:00Z">
            <w:rPr>
              <w:noProof/>
            </w:rPr>
          </w:rPrChange>
        </w:rPr>
        <w:drawing>
          <wp:inline distT="0" distB="0" distL="0" distR="0" wp14:anchorId="5894A8A7" wp14:editId="2EFD8FBE">
            <wp:extent cx="2631768" cy="1581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1768" cy="1581977"/>
                    </a:xfrm>
                    <a:prstGeom prst="rect">
                      <a:avLst/>
                    </a:prstGeom>
                    <a:noFill/>
                  </pic:spPr>
                </pic:pic>
              </a:graphicData>
            </a:graphic>
          </wp:inline>
        </w:drawing>
      </w:r>
    </w:p>
    <w:p w14:paraId="3F728252" w14:textId="4FB2CCA0" w:rsidR="00C72856" w:rsidRPr="00434A46" w:rsidRDefault="00C72856" w:rsidP="00385D96">
      <w:pPr>
        <w:ind w:left="360"/>
        <w:jc w:val="center"/>
        <w:rPr>
          <w:rFonts w:ascii="Verdana" w:hAnsi="Verdana"/>
          <w:rPrChange w:id="248" w:author="Ruizi HAN (20125115)" w:date="2020-12-02T02:04:00Z">
            <w:rPr/>
          </w:rPrChange>
        </w:rPr>
      </w:pPr>
      <w:r w:rsidRPr="00434A46">
        <w:rPr>
          <w:rFonts w:ascii="Verdana" w:hAnsi="Verdana"/>
          <w:rPrChange w:id="249" w:author="Ruizi HAN (20125115)" w:date="2020-12-02T02:04:00Z">
            <w:rPr>
              <w:rFonts w:hint="eastAsia"/>
            </w:rPr>
          </w:rPrChange>
        </w:rPr>
        <w:t>F</w:t>
      </w:r>
      <w:r w:rsidRPr="00434A46">
        <w:rPr>
          <w:rFonts w:ascii="Verdana" w:hAnsi="Verdana"/>
          <w:rPrChange w:id="250" w:author="Ruizi HAN (20125115)" w:date="2020-12-02T02:04:00Z">
            <w:rPr/>
          </w:rPrChange>
        </w:rPr>
        <w:t xml:space="preserve">ig1. The pie chart of </w:t>
      </w:r>
      <w:r w:rsidR="00385D96" w:rsidRPr="00434A46">
        <w:rPr>
          <w:rFonts w:ascii="Verdana" w:hAnsi="Verdana"/>
          <w:rPrChange w:id="251" w:author="Ruizi HAN (20125115)" w:date="2020-12-02T02:04:00Z">
            <w:rPr/>
          </w:rPrChange>
        </w:rPr>
        <w:t xml:space="preserve">results of </w:t>
      </w:r>
      <w:r w:rsidRPr="00434A46">
        <w:rPr>
          <w:rFonts w:ascii="Verdana" w:hAnsi="Verdana"/>
          <w:rPrChange w:id="252" w:author="Ruizi HAN (20125115)" w:date="2020-12-02T02:04:00Z">
            <w:rPr/>
          </w:rPrChange>
        </w:rPr>
        <w:t>question 1</w:t>
      </w:r>
      <w:r w:rsidR="00385D96" w:rsidRPr="00434A46">
        <w:rPr>
          <w:rFonts w:ascii="Verdana" w:hAnsi="Verdana"/>
          <w:rPrChange w:id="253" w:author="Ruizi HAN (20125115)" w:date="2020-12-02T02:04:00Z">
            <w:rPr/>
          </w:rPrChange>
        </w:rPr>
        <w:t>.</w:t>
      </w:r>
    </w:p>
    <w:p w14:paraId="1960FCA1" w14:textId="77777777" w:rsidR="00A1670A" w:rsidRPr="00434A46" w:rsidRDefault="00A1670A" w:rsidP="00A1670A">
      <w:pPr>
        <w:ind w:left="360"/>
        <w:rPr>
          <w:rFonts w:ascii="Verdana" w:hAnsi="Verdana"/>
          <w:rPrChange w:id="254" w:author="Ruizi HAN (20125115)" w:date="2020-12-02T02:04:00Z">
            <w:rPr/>
          </w:rPrChange>
        </w:rPr>
      </w:pPr>
    </w:p>
    <w:p w14:paraId="540A931A" w14:textId="17BB30C4" w:rsidR="004970B7" w:rsidRPr="00434A46" w:rsidRDefault="00E078E3" w:rsidP="004970B7">
      <w:pPr>
        <w:ind w:left="360"/>
        <w:rPr>
          <w:rFonts w:ascii="Verdana" w:hAnsi="Verdana"/>
          <w:rPrChange w:id="255" w:author="Ruizi HAN (20125115)" w:date="2020-12-02T02:04:00Z">
            <w:rPr/>
          </w:rPrChange>
        </w:rPr>
      </w:pPr>
      <w:ins w:id="256" w:author="陈诗量" w:date="2020-11-24T18:55:00Z">
        <w:r w:rsidRPr="00434A46">
          <w:rPr>
            <w:rFonts w:ascii="Verdana" w:hAnsi="Verdana"/>
            <w:rPrChange w:id="257" w:author="Ruizi HAN (20125115)" w:date="2020-12-02T02:04:00Z">
              <w:rPr/>
            </w:rPrChange>
          </w:rPr>
          <w:t>Overall</w:t>
        </w:r>
      </w:ins>
      <w:ins w:id="258" w:author="陈诗量" w:date="2020-11-25T14:24:00Z">
        <w:r w:rsidR="00D10E98" w:rsidRPr="00434A46">
          <w:rPr>
            <w:rFonts w:ascii="Verdana" w:hAnsi="Verdana"/>
            <w:rPrChange w:id="259" w:author="Ruizi HAN (20125115)" w:date="2020-12-02T02:04:00Z">
              <w:rPr/>
            </w:rPrChange>
          </w:rPr>
          <w:t>,</w:t>
        </w:r>
      </w:ins>
      <w:ins w:id="260" w:author="陈诗量" w:date="2020-11-24T18:55:00Z">
        <w:r w:rsidRPr="00434A46">
          <w:rPr>
            <w:rFonts w:ascii="Verdana" w:hAnsi="Verdana"/>
            <w:rPrChange w:id="261" w:author="Ruizi HAN (20125115)" w:date="2020-12-02T02:04:00Z">
              <w:rPr/>
            </w:rPrChange>
          </w:rPr>
          <w:t xml:space="preserve"> </w:t>
        </w:r>
      </w:ins>
      <w:r w:rsidR="00542827" w:rsidRPr="00434A46">
        <w:rPr>
          <w:rFonts w:ascii="Verdana" w:hAnsi="Verdana"/>
          <w:rPrChange w:id="262" w:author="Ruizi HAN (20125115)" w:date="2020-12-02T02:04:00Z">
            <w:rPr/>
          </w:rPrChange>
        </w:rPr>
        <w:t>207</w:t>
      </w:r>
      <w:r w:rsidR="00385D96" w:rsidRPr="00434A46">
        <w:rPr>
          <w:rFonts w:ascii="Verdana" w:hAnsi="Verdana"/>
          <w:rPrChange w:id="263" w:author="Ruizi HAN (20125115)" w:date="2020-12-02T02:04:00Z">
            <w:rPr/>
          </w:rPrChange>
        </w:rPr>
        <w:t xml:space="preserve"> students from the University of Nottingham, Ningbo, China were investigated, </w:t>
      </w:r>
      <w:r w:rsidR="00A1670A" w:rsidRPr="00434A46">
        <w:rPr>
          <w:rFonts w:ascii="Verdana" w:hAnsi="Verdana"/>
          <w:rPrChange w:id="264" w:author="Ruizi HAN (20125115)" w:date="2020-12-02T02:04:00Z">
            <w:rPr/>
          </w:rPrChange>
        </w:rPr>
        <w:t xml:space="preserve">among which </w:t>
      </w:r>
      <w:r w:rsidR="00542827" w:rsidRPr="00434A46">
        <w:rPr>
          <w:rFonts w:ascii="Verdana" w:hAnsi="Verdana"/>
          <w:rPrChange w:id="265" w:author="Ruizi HAN (20125115)" w:date="2020-12-02T02:04:00Z">
            <w:rPr/>
          </w:rPrChange>
        </w:rPr>
        <w:t>61</w:t>
      </w:r>
      <w:r w:rsidR="00385D96" w:rsidRPr="00434A46">
        <w:rPr>
          <w:rFonts w:ascii="Verdana" w:hAnsi="Verdana"/>
          <w:rPrChange w:id="266" w:author="Ruizi HAN (20125115)" w:date="2020-12-02T02:04:00Z">
            <w:rPr/>
          </w:rPrChange>
        </w:rPr>
        <w:t>% w</w:t>
      </w:r>
      <w:r w:rsidR="00A1670A" w:rsidRPr="00434A46">
        <w:rPr>
          <w:rFonts w:ascii="Verdana" w:hAnsi="Verdana"/>
          <w:rPrChange w:id="267" w:author="Ruizi HAN (20125115)" w:date="2020-12-02T02:04:00Z">
            <w:rPr/>
          </w:rPrChange>
        </w:rPr>
        <w:t>ere</w:t>
      </w:r>
      <w:r w:rsidR="00385D96" w:rsidRPr="00434A46">
        <w:rPr>
          <w:rFonts w:ascii="Verdana" w:hAnsi="Verdana"/>
          <w:rPrChange w:id="268" w:author="Ruizi HAN (20125115)" w:date="2020-12-02T02:04:00Z">
            <w:rPr/>
          </w:rPrChange>
        </w:rPr>
        <w:t xml:space="preserve"> male</w:t>
      </w:r>
      <w:ins w:id="269" w:author="陈诗量" w:date="2020-11-25T14:25:00Z">
        <w:r w:rsidR="00D10E98" w:rsidRPr="00434A46">
          <w:rPr>
            <w:rFonts w:ascii="Verdana" w:hAnsi="Verdana"/>
            <w:rPrChange w:id="270" w:author="Ruizi HAN (20125115)" w:date="2020-12-02T02:04:00Z">
              <w:rPr/>
            </w:rPrChange>
          </w:rPr>
          <w:t>,</w:t>
        </w:r>
      </w:ins>
      <w:r w:rsidR="00385D96" w:rsidRPr="00434A46">
        <w:rPr>
          <w:rFonts w:ascii="Verdana" w:hAnsi="Verdana"/>
          <w:rPrChange w:id="271" w:author="Ruizi HAN (20125115)" w:date="2020-12-02T02:04:00Z">
            <w:rPr/>
          </w:rPrChange>
        </w:rPr>
        <w:t xml:space="preserve"> and </w:t>
      </w:r>
      <w:r w:rsidR="00542827" w:rsidRPr="00434A46">
        <w:rPr>
          <w:rFonts w:ascii="Verdana" w:hAnsi="Verdana"/>
          <w:rPrChange w:id="272" w:author="Ruizi HAN (20125115)" w:date="2020-12-02T02:04:00Z">
            <w:rPr/>
          </w:rPrChange>
        </w:rPr>
        <w:t>3</w:t>
      </w:r>
      <w:r w:rsidR="00385D96" w:rsidRPr="00434A46">
        <w:rPr>
          <w:rFonts w:ascii="Verdana" w:hAnsi="Verdana"/>
          <w:rPrChange w:id="273" w:author="Ruizi HAN (20125115)" w:date="2020-12-02T02:04:00Z">
            <w:rPr/>
          </w:rPrChange>
        </w:rPr>
        <w:t xml:space="preserve">9% </w:t>
      </w:r>
      <w:r w:rsidR="00A1670A" w:rsidRPr="00434A46">
        <w:rPr>
          <w:rFonts w:ascii="Verdana" w:hAnsi="Verdana"/>
          <w:rPrChange w:id="274" w:author="Ruizi HAN (20125115)" w:date="2020-12-02T02:04:00Z">
            <w:rPr/>
          </w:rPrChange>
        </w:rPr>
        <w:t>were</w:t>
      </w:r>
      <w:r w:rsidR="00385D96" w:rsidRPr="00434A46">
        <w:rPr>
          <w:rFonts w:ascii="Verdana" w:hAnsi="Verdana"/>
          <w:rPrChange w:id="275" w:author="Ruizi HAN (20125115)" w:date="2020-12-02T02:04:00Z">
            <w:rPr/>
          </w:rPrChange>
        </w:rPr>
        <w:t xml:space="preserve"> female.</w:t>
      </w:r>
      <w:r w:rsidR="00A1670A" w:rsidRPr="00434A46">
        <w:rPr>
          <w:rFonts w:ascii="Verdana" w:hAnsi="Verdana"/>
          <w:rPrChange w:id="276" w:author="Ruizi HAN (20125115)" w:date="2020-12-02T02:04:00Z">
            <w:rPr/>
          </w:rPrChange>
        </w:rPr>
        <w:t xml:space="preserve"> </w:t>
      </w:r>
      <w:r w:rsidR="00EA675B" w:rsidRPr="00434A46">
        <w:rPr>
          <w:rFonts w:ascii="Verdana" w:hAnsi="Verdana"/>
          <w:rPrChange w:id="277" w:author="Ruizi HAN (20125115)" w:date="2020-12-02T02:04:00Z">
            <w:rPr/>
          </w:rPrChange>
        </w:rPr>
        <w:t xml:space="preserve">The </w:t>
      </w:r>
      <w:ins w:id="278" w:author="陈诗量" w:date="2020-11-24T19:04:00Z">
        <w:r w:rsidR="006E7F9B" w:rsidRPr="00434A46">
          <w:rPr>
            <w:rFonts w:ascii="Verdana" w:hAnsi="Verdana"/>
            <w:rPrChange w:id="279" w:author="Ruizi HAN (20125115)" w:date="2020-12-02T02:04:00Z">
              <w:rPr/>
            </w:rPrChange>
          </w:rPr>
          <w:t xml:space="preserve">ratio of </w:t>
        </w:r>
      </w:ins>
      <w:r w:rsidR="00EA675B" w:rsidRPr="00434A46">
        <w:rPr>
          <w:rFonts w:ascii="Verdana" w:hAnsi="Verdana"/>
          <w:rPrChange w:id="280" w:author="Ruizi HAN (20125115)" w:date="2020-12-02T02:04:00Z">
            <w:rPr/>
          </w:rPrChange>
        </w:rPr>
        <w:t xml:space="preserve">male </w:t>
      </w:r>
      <w:ins w:id="281" w:author="陈诗量" w:date="2020-11-24T19:04:00Z">
        <w:r w:rsidR="006E7F9B" w:rsidRPr="00434A46">
          <w:rPr>
            <w:rFonts w:ascii="Verdana" w:hAnsi="Verdana"/>
            <w:rPrChange w:id="282" w:author="Ruizi HAN (20125115)" w:date="2020-12-02T02:04:00Z">
              <w:rPr/>
            </w:rPrChange>
          </w:rPr>
          <w:t>and</w:t>
        </w:r>
      </w:ins>
      <w:del w:id="283" w:author="陈诗量" w:date="2020-11-24T19:04:00Z">
        <w:r w:rsidR="00EA675B" w:rsidRPr="00434A46" w:rsidDel="006E7F9B">
          <w:rPr>
            <w:rFonts w:ascii="Verdana" w:hAnsi="Verdana"/>
            <w:rPrChange w:id="284" w:author="Ruizi HAN (20125115)" w:date="2020-12-02T02:04:00Z">
              <w:rPr/>
            </w:rPrChange>
          </w:rPr>
          <w:delText>to</w:delText>
        </w:r>
      </w:del>
      <w:r w:rsidR="00EA675B" w:rsidRPr="00434A46">
        <w:rPr>
          <w:rFonts w:ascii="Verdana" w:hAnsi="Verdana"/>
          <w:rPrChange w:id="285" w:author="Ruizi HAN (20125115)" w:date="2020-12-02T02:04:00Z">
            <w:rPr/>
          </w:rPrChange>
        </w:rPr>
        <w:t xml:space="preserve"> female </w:t>
      </w:r>
      <w:del w:id="286" w:author="陈诗量" w:date="2020-11-24T19:04:00Z">
        <w:r w:rsidR="00EA675B" w:rsidRPr="00434A46" w:rsidDel="006E7F9B">
          <w:rPr>
            <w:rFonts w:ascii="Verdana" w:hAnsi="Verdana"/>
            <w:rPrChange w:id="287" w:author="Ruizi HAN (20125115)" w:date="2020-12-02T02:04:00Z">
              <w:rPr/>
            </w:rPrChange>
          </w:rPr>
          <w:delText xml:space="preserve">ratio </w:delText>
        </w:r>
      </w:del>
      <w:r w:rsidR="00EA675B" w:rsidRPr="00434A46">
        <w:rPr>
          <w:rFonts w:ascii="Verdana" w:hAnsi="Verdana"/>
          <w:rPrChange w:id="288" w:author="Ruizi HAN (20125115)" w:date="2020-12-02T02:04:00Z">
            <w:rPr/>
          </w:rPrChange>
        </w:rPr>
        <w:t xml:space="preserve">is about </w:t>
      </w:r>
      <w:r w:rsidR="00542827" w:rsidRPr="00434A46">
        <w:rPr>
          <w:rFonts w:ascii="Verdana" w:hAnsi="Verdana"/>
          <w:rPrChange w:id="289" w:author="Ruizi HAN (20125115)" w:date="2020-12-02T02:04:00Z">
            <w:rPr/>
          </w:rPrChange>
        </w:rPr>
        <w:t>3</w:t>
      </w:r>
      <w:r w:rsidR="00EA675B" w:rsidRPr="00434A46">
        <w:rPr>
          <w:rFonts w:ascii="Verdana" w:hAnsi="Verdana"/>
          <w:rPrChange w:id="290" w:author="Ruizi HAN (20125115)" w:date="2020-12-02T02:04:00Z">
            <w:rPr/>
          </w:rPrChange>
        </w:rPr>
        <w:t>:</w:t>
      </w:r>
      <w:r w:rsidR="00542827" w:rsidRPr="00434A46">
        <w:rPr>
          <w:rFonts w:ascii="Verdana" w:hAnsi="Verdana"/>
          <w:rPrChange w:id="291" w:author="Ruizi HAN (20125115)" w:date="2020-12-02T02:04:00Z">
            <w:rPr/>
          </w:rPrChange>
        </w:rPr>
        <w:t>2</w:t>
      </w:r>
      <w:r w:rsidR="00EA675B" w:rsidRPr="00434A46">
        <w:rPr>
          <w:rFonts w:ascii="Verdana" w:hAnsi="Verdana"/>
          <w:rPrChange w:id="292" w:author="Ruizi HAN (20125115)" w:date="2020-12-02T02:04:00Z">
            <w:rPr/>
          </w:rPrChange>
        </w:rPr>
        <w:t>.</w:t>
      </w:r>
    </w:p>
    <w:p w14:paraId="7D8D23E5" w14:textId="77777777" w:rsidR="00BF0F22" w:rsidRPr="00434A46" w:rsidRDefault="00BF0F22" w:rsidP="004970B7">
      <w:pPr>
        <w:ind w:left="360"/>
        <w:rPr>
          <w:rFonts w:ascii="Verdana" w:hAnsi="Verdana"/>
          <w:rPrChange w:id="293" w:author="Ruizi HAN (20125115)" w:date="2020-12-02T02:04:00Z">
            <w:rPr/>
          </w:rPrChange>
        </w:rPr>
      </w:pPr>
    </w:p>
    <w:p w14:paraId="178F6B5D" w14:textId="418E00B3" w:rsidR="00A1670A" w:rsidRPr="00434A46" w:rsidRDefault="00A1670A" w:rsidP="00A1670A">
      <w:pPr>
        <w:ind w:left="360"/>
        <w:rPr>
          <w:rFonts w:ascii="Verdana" w:hAnsi="Verdana"/>
          <w:b/>
          <w:bCs/>
          <w:color w:val="000000"/>
          <w:rPrChange w:id="294" w:author="Ruizi HAN (20125115)" w:date="2020-12-02T02:04:00Z">
            <w:rPr>
              <w:color w:val="000000"/>
            </w:rPr>
          </w:rPrChange>
        </w:rPr>
      </w:pPr>
      <w:commentRangeStart w:id="295"/>
      <w:r w:rsidRPr="00434A46">
        <w:rPr>
          <w:rFonts w:ascii="Verdana" w:hAnsi="Verdana"/>
          <w:b/>
          <w:bCs/>
          <w:rPrChange w:id="296" w:author="Ruizi HAN (20125115)" w:date="2020-12-02T02:04:00Z">
            <w:rPr>
              <w:rFonts w:hint="eastAsia"/>
            </w:rPr>
          </w:rPrChange>
        </w:rPr>
        <w:t>Q</w:t>
      </w:r>
      <w:r w:rsidRPr="00434A46">
        <w:rPr>
          <w:rFonts w:ascii="Verdana" w:hAnsi="Verdana"/>
          <w:b/>
          <w:bCs/>
          <w:rPrChange w:id="297" w:author="Ruizi HAN (20125115)" w:date="2020-12-02T02:04:00Z">
            <w:rPr/>
          </w:rPrChange>
        </w:rPr>
        <w:t xml:space="preserve">uestion2. </w:t>
      </w:r>
      <w:r w:rsidRPr="00434A46">
        <w:rPr>
          <w:rFonts w:ascii="Verdana" w:hAnsi="Verdana"/>
          <w:b/>
          <w:bCs/>
          <w:color w:val="000000"/>
          <w:rPrChange w:id="298" w:author="Ruizi HAN (20125115)" w:date="2020-12-02T02:04:00Z">
            <w:rPr>
              <w:color w:val="000000"/>
            </w:rPr>
          </w:rPrChange>
        </w:rPr>
        <w:t>Which year are you in university?</w:t>
      </w:r>
      <w:commentRangeEnd w:id="295"/>
      <w:r w:rsidR="003823D4" w:rsidRPr="00434A46">
        <w:rPr>
          <w:rStyle w:val="ac"/>
          <w:rFonts w:ascii="Verdana" w:hAnsi="Verdana"/>
          <w:b/>
          <w:bCs/>
          <w:rPrChange w:id="299" w:author="Ruizi HAN (20125115)" w:date="2020-12-02T02:04:00Z">
            <w:rPr>
              <w:rStyle w:val="ac"/>
            </w:rPr>
          </w:rPrChange>
        </w:rPr>
        <w:commentReference w:id="295"/>
      </w:r>
    </w:p>
    <w:p w14:paraId="7FBDBD1F" w14:textId="3E53DDFE" w:rsidR="00A1670A" w:rsidRPr="00434A46" w:rsidRDefault="00542827" w:rsidP="00542827">
      <w:pPr>
        <w:ind w:left="360"/>
        <w:jc w:val="center"/>
        <w:rPr>
          <w:rFonts w:ascii="Verdana" w:hAnsi="Verdana"/>
          <w:color w:val="000000"/>
          <w:rPrChange w:id="300" w:author="Ruizi HAN (20125115)" w:date="2020-12-02T02:04:00Z">
            <w:rPr>
              <w:color w:val="000000"/>
            </w:rPr>
          </w:rPrChange>
        </w:rPr>
      </w:pPr>
      <w:r w:rsidRPr="00434A46">
        <w:rPr>
          <w:rFonts w:ascii="Verdana" w:hAnsi="Verdana"/>
          <w:noProof/>
          <w:rPrChange w:id="301" w:author="Ruizi HAN (20125115)" w:date="2020-12-02T02:04:00Z">
            <w:rPr>
              <w:noProof/>
            </w:rPr>
          </w:rPrChange>
        </w:rPr>
        <w:drawing>
          <wp:inline distT="0" distB="0" distL="0" distR="0" wp14:anchorId="32783B35" wp14:editId="4984233D">
            <wp:extent cx="2649134" cy="159241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6068" cy="1602595"/>
                    </a:xfrm>
                    <a:prstGeom prst="rect">
                      <a:avLst/>
                    </a:prstGeom>
                    <a:noFill/>
                  </pic:spPr>
                </pic:pic>
              </a:graphicData>
            </a:graphic>
          </wp:inline>
        </w:drawing>
      </w:r>
    </w:p>
    <w:p w14:paraId="48236EB7" w14:textId="73AF457B" w:rsidR="00A1670A" w:rsidRPr="00434A46" w:rsidRDefault="00A1670A" w:rsidP="00A1670A">
      <w:pPr>
        <w:ind w:left="360"/>
        <w:jc w:val="center"/>
        <w:rPr>
          <w:rFonts w:ascii="Verdana" w:hAnsi="Verdana"/>
          <w:rPrChange w:id="302" w:author="Ruizi HAN (20125115)" w:date="2020-12-02T02:04:00Z">
            <w:rPr/>
          </w:rPrChange>
        </w:rPr>
      </w:pPr>
      <w:r w:rsidRPr="00434A46">
        <w:rPr>
          <w:rFonts w:ascii="Verdana" w:hAnsi="Verdana"/>
          <w:rPrChange w:id="303" w:author="Ruizi HAN (20125115)" w:date="2020-12-02T02:04:00Z">
            <w:rPr>
              <w:rFonts w:hint="eastAsia"/>
            </w:rPr>
          </w:rPrChange>
        </w:rPr>
        <w:t>F</w:t>
      </w:r>
      <w:r w:rsidRPr="00434A46">
        <w:rPr>
          <w:rFonts w:ascii="Verdana" w:hAnsi="Verdana"/>
          <w:rPrChange w:id="304" w:author="Ruizi HAN (20125115)" w:date="2020-12-02T02:04:00Z">
            <w:rPr/>
          </w:rPrChange>
        </w:rPr>
        <w:t xml:space="preserve">ig2. The </w:t>
      </w:r>
      <w:r w:rsidR="00542827" w:rsidRPr="00434A46">
        <w:rPr>
          <w:rFonts w:ascii="Verdana" w:hAnsi="Verdana"/>
          <w:rPrChange w:id="305" w:author="Ruizi HAN (20125115)" w:date="2020-12-02T02:04:00Z">
            <w:rPr>
              <w:rFonts w:hint="eastAsia"/>
            </w:rPr>
          </w:rPrChange>
        </w:rPr>
        <w:t>pie</w:t>
      </w:r>
      <w:r w:rsidRPr="00434A46">
        <w:rPr>
          <w:rFonts w:ascii="Verdana" w:hAnsi="Verdana"/>
          <w:rPrChange w:id="306" w:author="Ruizi HAN (20125115)" w:date="2020-12-02T02:04:00Z">
            <w:rPr/>
          </w:rPrChange>
        </w:rPr>
        <w:t xml:space="preserve"> chart of results of question 2.</w:t>
      </w:r>
    </w:p>
    <w:p w14:paraId="22041993" w14:textId="77777777" w:rsidR="00B52284" w:rsidRPr="00434A46" w:rsidRDefault="00B52284" w:rsidP="00B52284">
      <w:pPr>
        <w:ind w:left="360"/>
        <w:rPr>
          <w:rFonts w:ascii="Verdana" w:hAnsi="Verdana"/>
          <w:rPrChange w:id="307" w:author="Ruizi HAN (20125115)" w:date="2020-12-02T02:04:00Z">
            <w:rPr/>
          </w:rPrChange>
        </w:rPr>
      </w:pPr>
    </w:p>
    <w:p w14:paraId="119070E1" w14:textId="1BAC2413" w:rsidR="00A1670A" w:rsidRPr="00434A46" w:rsidRDefault="00EA675B" w:rsidP="00A1670A">
      <w:pPr>
        <w:ind w:left="360"/>
        <w:rPr>
          <w:rFonts w:ascii="Verdana" w:hAnsi="Verdana"/>
          <w:color w:val="000000"/>
          <w:rPrChange w:id="308" w:author="Ruizi HAN (20125115)" w:date="2020-12-02T02:04:00Z">
            <w:rPr>
              <w:color w:val="000000"/>
            </w:rPr>
          </w:rPrChange>
        </w:rPr>
      </w:pPr>
      <w:r w:rsidRPr="00434A46">
        <w:rPr>
          <w:rFonts w:ascii="Verdana" w:hAnsi="Verdana"/>
          <w:color w:val="000000"/>
          <w:rPrChange w:id="309" w:author="Ruizi HAN (20125115)" w:date="2020-12-02T02:04:00Z">
            <w:rPr>
              <w:color w:val="000000"/>
            </w:rPr>
          </w:rPrChange>
        </w:rPr>
        <w:t xml:space="preserve">More than half of the participants were year </w:t>
      </w:r>
      <w:del w:id="310" w:author="Ruizi HAN (20125115)" w:date="2020-11-28T16:34:00Z">
        <w:r w:rsidR="00542827" w:rsidRPr="00434A46" w:rsidDel="003823D4">
          <w:rPr>
            <w:rFonts w:ascii="Verdana" w:hAnsi="Verdana"/>
            <w:color w:val="000000"/>
            <w:rPrChange w:id="311" w:author="Ruizi HAN (20125115)" w:date="2020-12-02T02:04:00Z">
              <w:rPr>
                <w:color w:val="000000"/>
              </w:rPr>
            </w:rPrChange>
          </w:rPr>
          <w:delText>one</w:delText>
        </w:r>
        <w:r w:rsidRPr="00434A46" w:rsidDel="003823D4">
          <w:rPr>
            <w:rFonts w:ascii="Verdana" w:hAnsi="Verdana"/>
            <w:color w:val="000000"/>
            <w:rPrChange w:id="312" w:author="Ruizi HAN (20125115)" w:date="2020-12-02T02:04:00Z">
              <w:rPr>
                <w:color w:val="000000"/>
              </w:rPr>
            </w:rPrChange>
          </w:rPr>
          <w:delText xml:space="preserve"> </w:delText>
        </w:r>
      </w:del>
      <w:ins w:id="313" w:author="Ruizi HAN (20125115)" w:date="2020-11-28T16:34:00Z">
        <w:r w:rsidR="003823D4" w:rsidRPr="00434A46">
          <w:rPr>
            <w:rFonts w:ascii="Verdana" w:hAnsi="Verdana"/>
            <w:color w:val="000000"/>
            <w:rPrChange w:id="314" w:author="Ruizi HAN (20125115)" w:date="2020-12-02T02:04:00Z">
              <w:rPr>
                <w:color w:val="000000"/>
              </w:rPr>
            </w:rPrChange>
          </w:rPr>
          <w:t xml:space="preserve">1 </w:t>
        </w:r>
      </w:ins>
      <w:proofErr w:type="gramStart"/>
      <w:r w:rsidRPr="00434A46">
        <w:rPr>
          <w:rFonts w:ascii="Verdana" w:hAnsi="Verdana"/>
          <w:color w:val="000000"/>
          <w:rPrChange w:id="315" w:author="Ruizi HAN (20125115)" w:date="2020-12-02T02:04:00Z">
            <w:rPr>
              <w:color w:val="000000"/>
            </w:rPr>
          </w:rPrChange>
        </w:rPr>
        <w:t>students</w:t>
      </w:r>
      <w:proofErr w:type="gramEnd"/>
      <w:r w:rsidRPr="00434A46">
        <w:rPr>
          <w:rFonts w:ascii="Verdana" w:hAnsi="Verdana"/>
          <w:color w:val="000000"/>
          <w:rPrChange w:id="316" w:author="Ruizi HAN (20125115)" w:date="2020-12-02T02:04:00Z">
            <w:rPr>
              <w:color w:val="000000"/>
            </w:rPr>
          </w:rPrChange>
        </w:rPr>
        <w:t xml:space="preserve">, which </w:t>
      </w:r>
      <w:del w:id="317" w:author="陈诗量" w:date="2020-11-24T19:04:00Z">
        <w:r w:rsidRPr="00434A46" w:rsidDel="00373639">
          <w:rPr>
            <w:rFonts w:ascii="Verdana" w:hAnsi="Verdana"/>
            <w:color w:val="000000"/>
            <w:rPrChange w:id="318" w:author="Ruizi HAN (20125115)" w:date="2020-12-02T02:04:00Z">
              <w:rPr>
                <w:color w:val="000000"/>
              </w:rPr>
            </w:rPrChange>
          </w:rPr>
          <w:delText xml:space="preserve">is </w:delText>
        </w:r>
      </w:del>
      <w:ins w:id="319" w:author="陈诗量" w:date="2020-11-24T19:04:00Z">
        <w:r w:rsidR="00373639" w:rsidRPr="00434A46">
          <w:rPr>
            <w:rFonts w:ascii="Verdana" w:hAnsi="Verdana"/>
            <w:color w:val="000000"/>
            <w:rPrChange w:id="320" w:author="Ruizi HAN (20125115)" w:date="2020-12-02T02:04:00Z">
              <w:rPr>
                <w:color w:val="000000"/>
              </w:rPr>
            </w:rPrChange>
          </w:rPr>
          <w:t xml:space="preserve">takes </w:t>
        </w:r>
      </w:ins>
      <w:r w:rsidRPr="00434A46">
        <w:rPr>
          <w:rFonts w:ascii="Verdana" w:hAnsi="Verdana"/>
          <w:color w:val="000000"/>
          <w:rPrChange w:id="321" w:author="Ruizi HAN (20125115)" w:date="2020-12-02T02:04:00Z">
            <w:rPr>
              <w:color w:val="000000"/>
            </w:rPr>
          </w:rPrChange>
        </w:rPr>
        <w:t>5</w:t>
      </w:r>
      <w:r w:rsidR="00542827" w:rsidRPr="00434A46">
        <w:rPr>
          <w:rFonts w:ascii="Verdana" w:hAnsi="Verdana"/>
          <w:color w:val="000000"/>
          <w:rPrChange w:id="322" w:author="Ruizi HAN (20125115)" w:date="2020-12-02T02:04:00Z">
            <w:rPr>
              <w:color w:val="000000"/>
            </w:rPr>
          </w:rPrChange>
        </w:rPr>
        <w:t>5</w:t>
      </w:r>
      <w:r w:rsidRPr="00434A46">
        <w:rPr>
          <w:rFonts w:ascii="Verdana" w:hAnsi="Verdana"/>
          <w:color w:val="000000"/>
          <w:rPrChange w:id="323" w:author="Ruizi HAN (20125115)" w:date="2020-12-02T02:04:00Z">
            <w:rPr>
              <w:color w:val="000000"/>
            </w:rPr>
          </w:rPrChange>
        </w:rPr>
        <w:t xml:space="preserve"> percent. </w:t>
      </w:r>
      <w:ins w:id="324" w:author="陈诗量" w:date="2020-11-24T19:05:00Z">
        <w:r w:rsidR="00E91ED1" w:rsidRPr="00434A46">
          <w:rPr>
            <w:rFonts w:ascii="Verdana" w:hAnsi="Verdana"/>
            <w:color w:val="000000"/>
            <w:rPrChange w:id="325" w:author="Ruizi HAN (20125115)" w:date="2020-12-02T02:04:00Z">
              <w:rPr>
                <w:color w:val="000000"/>
              </w:rPr>
            </w:rPrChange>
          </w:rPr>
          <w:t xml:space="preserve">The </w:t>
        </w:r>
        <w:r w:rsidR="008F7A3B" w:rsidRPr="00434A46">
          <w:rPr>
            <w:rFonts w:ascii="Verdana" w:hAnsi="Verdana"/>
            <w:color w:val="000000"/>
            <w:rPrChange w:id="326" w:author="Ruizi HAN (20125115)" w:date="2020-12-02T02:04:00Z">
              <w:rPr>
                <w:color w:val="000000"/>
              </w:rPr>
            </w:rPrChange>
          </w:rPr>
          <w:t>s</w:t>
        </w:r>
      </w:ins>
      <w:del w:id="327" w:author="陈诗量" w:date="2020-11-24T19:05:00Z">
        <w:r w:rsidRPr="00434A46" w:rsidDel="00E91ED1">
          <w:rPr>
            <w:rFonts w:ascii="Verdana" w:hAnsi="Verdana"/>
            <w:color w:val="000000"/>
            <w:rPrChange w:id="328" w:author="Ruizi HAN (20125115)" w:date="2020-12-02T02:04:00Z">
              <w:rPr>
                <w:color w:val="000000"/>
              </w:rPr>
            </w:rPrChange>
          </w:rPr>
          <w:delText>S</w:delText>
        </w:r>
      </w:del>
      <w:r w:rsidRPr="00434A46">
        <w:rPr>
          <w:rFonts w:ascii="Verdana" w:hAnsi="Verdana"/>
          <w:color w:val="000000"/>
          <w:rPrChange w:id="329" w:author="Ruizi HAN (20125115)" w:date="2020-12-02T02:04:00Z">
            <w:rPr>
              <w:color w:val="000000"/>
            </w:rPr>
          </w:rPrChange>
        </w:rPr>
        <w:t xml:space="preserve">econd </w:t>
      </w:r>
      <w:del w:id="330" w:author="陈诗量" w:date="2020-11-25T14:26:00Z">
        <w:r w:rsidRPr="00434A46" w:rsidDel="00D10E98">
          <w:rPr>
            <w:rFonts w:ascii="Verdana" w:hAnsi="Verdana"/>
            <w:color w:val="000000"/>
            <w:rPrChange w:id="331" w:author="Ruizi HAN (20125115)" w:date="2020-12-02T02:04:00Z">
              <w:rPr>
                <w:color w:val="000000"/>
              </w:rPr>
            </w:rPrChange>
          </w:rPr>
          <w:delText xml:space="preserve">are </w:delText>
        </w:r>
      </w:del>
      <w:ins w:id="332" w:author="陈诗量" w:date="2020-11-25T14:26:00Z">
        <w:r w:rsidR="00D10E98" w:rsidRPr="00434A46">
          <w:rPr>
            <w:rFonts w:ascii="Verdana" w:hAnsi="Verdana"/>
            <w:color w:val="000000"/>
            <w:rPrChange w:id="333" w:author="Ruizi HAN (20125115)" w:date="2020-12-02T02:04:00Z">
              <w:rPr>
                <w:color w:val="000000"/>
              </w:rPr>
            </w:rPrChange>
          </w:rPr>
          <w:t xml:space="preserve">is </w:t>
        </w:r>
      </w:ins>
      <w:r w:rsidRPr="00434A46">
        <w:rPr>
          <w:rFonts w:ascii="Verdana" w:hAnsi="Verdana"/>
          <w:color w:val="000000"/>
          <w:rPrChange w:id="334" w:author="Ruizi HAN (20125115)" w:date="2020-12-02T02:04:00Z">
            <w:rPr>
              <w:color w:val="000000"/>
            </w:rPr>
          </w:rPrChange>
        </w:rPr>
        <w:t>f</w:t>
      </w:r>
      <w:r w:rsidR="00B52284" w:rsidRPr="00434A46">
        <w:rPr>
          <w:rFonts w:ascii="Verdana" w:hAnsi="Verdana"/>
          <w:color w:val="000000"/>
          <w:rPrChange w:id="335" w:author="Ruizi HAN (20125115)" w:date="2020-12-02T02:04:00Z">
            <w:rPr>
              <w:color w:val="000000"/>
            </w:rPr>
          </w:rPrChange>
        </w:rPr>
        <w:t xml:space="preserve">rom year </w:t>
      </w:r>
      <w:r w:rsidR="00542827" w:rsidRPr="00434A46">
        <w:rPr>
          <w:rFonts w:ascii="Verdana" w:hAnsi="Verdana"/>
          <w:color w:val="000000"/>
          <w:rPrChange w:id="336" w:author="Ruizi HAN (20125115)" w:date="2020-12-02T02:04:00Z">
            <w:rPr>
              <w:color w:val="000000"/>
            </w:rPr>
          </w:rPrChange>
        </w:rPr>
        <w:t>3</w:t>
      </w:r>
      <w:r w:rsidRPr="00434A46">
        <w:rPr>
          <w:rFonts w:ascii="Verdana" w:hAnsi="Verdana"/>
          <w:color w:val="000000"/>
          <w:rPrChange w:id="337" w:author="Ruizi HAN (20125115)" w:date="2020-12-02T02:04:00Z">
            <w:rPr>
              <w:color w:val="000000"/>
            </w:rPr>
          </w:rPrChange>
        </w:rPr>
        <w:t xml:space="preserve"> and </w:t>
      </w:r>
      <w:r w:rsidR="00B52284" w:rsidRPr="00434A46">
        <w:rPr>
          <w:rFonts w:ascii="Verdana" w:hAnsi="Verdana"/>
          <w:color w:val="000000"/>
          <w:rPrChange w:id="338" w:author="Ruizi HAN (20125115)" w:date="2020-12-02T02:04:00Z">
            <w:rPr>
              <w:color w:val="000000"/>
            </w:rPr>
          </w:rPrChange>
        </w:rPr>
        <w:t xml:space="preserve">year </w:t>
      </w:r>
      <w:r w:rsidR="00542827" w:rsidRPr="00434A46">
        <w:rPr>
          <w:rFonts w:ascii="Verdana" w:hAnsi="Verdana"/>
          <w:color w:val="000000"/>
          <w:rPrChange w:id="339" w:author="Ruizi HAN (20125115)" w:date="2020-12-02T02:04:00Z">
            <w:rPr>
              <w:color w:val="000000"/>
            </w:rPr>
          </w:rPrChange>
        </w:rPr>
        <w:t>2</w:t>
      </w:r>
      <w:r w:rsidRPr="00434A46">
        <w:rPr>
          <w:rFonts w:ascii="Verdana" w:hAnsi="Verdana"/>
          <w:color w:val="000000"/>
          <w:rPrChange w:id="340" w:author="Ruizi HAN (20125115)" w:date="2020-12-02T02:04:00Z">
            <w:rPr>
              <w:color w:val="000000"/>
            </w:rPr>
          </w:rPrChange>
        </w:rPr>
        <w:t>, accounting for 2</w:t>
      </w:r>
      <w:r w:rsidR="00542827" w:rsidRPr="00434A46">
        <w:rPr>
          <w:rFonts w:ascii="Verdana" w:hAnsi="Verdana"/>
          <w:color w:val="000000"/>
          <w:rPrChange w:id="341" w:author="Ruizi HAN (20125115)" w:date="2020-12-02T02:04:00Z">
            <w:rPr>
              <w:color w:val="000000"/>
            </w:rPr>
          </w:rPrChange>
        </w:rPr>
        <w:t>9</w:t>
      </w:r>
      <w:r w:rsidRPr="00434A46">
        <w:rPr>
          <w:rFonts w:ascii="Verdana" w:hAnsi="Verdana"/>
          <w:color w:val="000000"/>
          <w:rPrChange w:id="342" w:author="Ruizi HAN (20125115)" w:date="2020-12-02T02:04:00Z">
            <w:rPr>
              <w:color w:val="000000"/>
            </w:rPr>
          </w:rPrChange>
        </w:rPr>
        <w:t>% and 1</w:t>
      </w:r>
      <w:r w:rsidR="00542827" w:rsidRPr="00434A46">
        <w:rPr>
          <w:rFonts w:ascii="Verdana" w:hAnsi="Verdana"/>
          <w:color w:val="000000"/>
          <w:rPrChange w:id="343" w:author="Ruizi HAN (20125115)" w:date="2020-12-02T02:04:00Z">
            <w:rPr>
              <w:color w:val="000000"/>
            </w:rPr>
          </w:rPrChange>
        </w:rPr>
        <w:t>1</w:t>
      </w:r>
      <w:r w:rsidRPr="00434A46">
        <w:rPr>
          <w:rFonts w:ascii="Verdana" w:hAnsi="Verdana"/>
          <w:color w:val="000000"/>
          <w:rPrChange w:id="344" w:author="Ruizi HAN (20125115)" w:date="2020-12-02T02:04:00Z">
            <w:rPr>
              <w:color w:val="000000"/>
            </w:rPr>
          </w:rPrChange>
        </w:rPr>
        <w:t xml:space="preserve">% respectively. </w:t>
      </w:r>
      <w:del w:id="345" w:author="陈诗量" w:date="2020-11-24T19:05:00Z">
        <w:r w:rsidRPr="00434A46" w:rsidDel="008F7A3B">
          <w:rPr>
            <w:rFonts w:ascii="Verdana" w:hAnsi="Verdana"/>
            <w:color w:val="000000"/>
            <w:rPrChange w:id="346" w:author="Ruizi HAN (20125115)" w:date="2020-12-02T02:04:00Z">
              <w:rPr>
                <w:color w:val="000000"/>
              </w:rPr>
            </w:rPrChange>
          </w:rPr>
          <w:delText xml:space="preserve">And </w:delText>
        </w:r>
      </w:del>
      <w:r w:rsidR="00542827" w:rsidRPr="00434A46">
        <w:rPr>
          <w:rFonts w:ascii="Verdana" w:hAnsi="Verdana"/>
          <w:color w:val="000000"/>
          <w:rPrChange w:id="347" w:author="Ruizi HAN (20125115)" w:date="2020-12-02T02:04:00Z">
            <w:rPr>
              <w:color w:val="000000"/>
            </w:rPr>
          </w:rPrChange>
        </w:rPr>
        <w:t>5</w:t>
      </w:r>
      <w:r w:rsidRPr="00434A46">
        <w:rPr>
          <w:rFonts w:ascii="Verdana" w:hAnsi="Verdana"/>
          <w:color w:val="000000"/>
          <w:rPrChange w:id="348" w:author="Ruizi HAN (20125115)" w:date="2020-12-02T02:04:00Z">
            <w:rPr>
              <w:color w:val="000000"/>
            </w:rPr>
          </w:rPrChange>
        </w:rPr>
        <w:t>% of those who filled in the questionnaire were year 4 students.</w:t>
      </w:r>
    </w:p>
    <w:p w14:paraId="01FAB211" w14:textId="77777777" w:rsidR="00B52284" w:rsidRPr="00434A46" w:rsidRDefault="00B52284" w:rsidP="00A1670A">
      <w:pPr>
        <w:ind w:left="360"/>
        <w:rPr>
          <w:rFonts w:ascii="Verdana" w:hAnsi="Verdana"/>
          <w:color w:val="000000"/>
          <w:rPrChange w:id="349" w:author="Ruizi HAN (20125115)" w:date="2020-12-02T02:04:00Z">
            <w:rPr>
              <w:color w:val="000000"/>
            </w:rPr>
          </w:rPrChange>
        </w:rPr>
      </w:pPr>
    </w:p>
    <w:p w14:paraId="533F1D55" w14:textId="5CDB867F" w:rsidR="00A1670A" w:rsidRPr="00434A46" w:rsidRDefault="00A1670A" w:rsidP="00A1670A">
      <w:pPr>
        <w:ind w:left="360"/>
        <w:rPr>
          <w:rFonts w:ascii="Verdana" w:hAnsi="Verdana"/>
          <w:b/>
          <w:bCs/>
          <w:color w:val="000000"/>
          <w:rPrChange w:id="350" w:author="Ruizi HAN (20125115)" w:date="2020-12-02T02:04:00Z">
            <w:rPr>
              <w:color w:val="000000"/>
            </w:rPr>
          </w:rPrChange>
        </w:rPr>
      </w:pPr>
      <w:commentRangeStart w:id="351"/>
      <w:r w:rsidRPr="00434A46">
        <w:rPr>
          <w:rFonts w:ascii="Verdana" w:hAnsi="Verdana"/>
          <w:b/>
          <w:bCs/>
          <w:rPrChange w:id="352" w:author="Ruizi HAN (20125115)" w:date="2020-12-02T02:04:00Z">
            <w:rPr>
              <w:rFonts w:hint="eastAsia"/>
            </w:rPr>
          </w:rPrChange>
        </w:rPr>
        <w:t>Q</w:t>
      </w:r>
      <w:r w:rsidRPr="00434A46">
        <w:rPr>
          <w:rFonts w:ascii="Verdana" w:hAnsi="Verdana"/>
          <w:b/>
          <w:bCs/>
          <w:rPrChange w:id="353" w:author="Ruizi HAN (20125115)" w:date="2020-12-02T02:04:00Z">
            <w:rPr/>
          </w:rPrChange>
        </w:rPr>
        <w:t xml:space="preserve">uestion3. </w:t>
      </w:r>
      <w:r w:rsidRPr="00434A46">
        <w:rPr>
          <w:rFonts w:ascii="Verdana" w:hAnsi="Verdana"/>
          <w:b/>
          <w:bCs/>
          <w:color w:val="000000"/>
          <w:rPrChange w:id="354" w:author="Ruizi HAN (20125115)" w:date="2020-12-02T02:04:00Z">
            <w:rPr>
              <w:color w:val="000000"/>
            </w:rPr>
          </w:rPrChange>
        </w:rPr>
        <w:t>I learn algorithms because of:</w:t>
      </w:r>
      <w:commentRangeEnd w:id="351"/>
      <w:r w:rsidR="00E27267" w:rsidRPr="00434A46">
        <w:rPr>
          <w:rStyle w:val="ac"/>
          <w:rFonts w:ascii="Verdana" w:hAnsi="Verdana"/>
          <w:b/>
          <w:bCs/>
          <w:rPrChange w:id="355" w:author="Ruizi HAN (20125115)" w:date="2020-12-02T02:04:00Z">
            <w:rPr>
              <w:rStyle w:val="ac"/>
            </w:rPr>
          </w:rPrChange>
        </w:rPr>
        <w:commentReference w:id="351"/>
      </w:r>
    </w:p>
    <w:p w14:paraId="6CC3AD58" w14:textId="11F89F97" w:rsidR="00A1670A" w:rsidRPr="00434A46" w:rsidRDefault="00542827" w:rsidP="00542827">
      <w:pPr>
        <w:ind w:left="360"/>
        <w:jc w:val="center"/>
        <w:rPr>
          <w:rFonts w:ascii="Verdana" w:hAnsi="Verdana"/>
          <w:color w:val="000000"/>
          <w:rPrChange w:id="356" w:author="Ruizi HAN (20125115)" w:date="2020-12-02T02:04:00Z">
            <w:rPr>
              <w:color w:val="000000"/>
            </w:rPr>
          </w:rPrChange>
        </w:rPr>
      </w:pPr>
      <w:r w:rsidRPr="00434A46">
        <w:rPr>
          <w:rFonts w:ascii="Verdana" w:hAnsi="Verdana"/>
          <w:noProof/>
          <w:rPrChange w:id="357" w:author="Ruizi HAN (20125115)" w:date="2020-12-02T02:04:00Z">
            <w:rPr>
              <w:noProof/>
            </w:rPr>
          </w:rPrChange>
        </w:rPr>
        <w:drawing>
          <wp:inline distT="0" distB="0" distL="0" distR="0" wp14:anchorId="0A0F17C9" wp14:editId="001028C7">
            <wp:extent cx="2670944" cy="1605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4619" cy="1613746"/>
                    </a:xfrm>
                    <a:prstGeom prst="rect">
                      <a:avLst/>
                    </a:prstGeom>
                    <a:noFill/>
                  </pic:spPr>
                </pic:pic>
              </a:graphicData>
            </a:graphic>
          </wp:inline>
        </w:drawing>
      </w:r>
    </w:p>
    <w:p w14:paraId="7BA27B67" w14:textId="26C17259" w:rsidR="00A1670A" w:rsidRPr="00434A46" w:rsidRDefault="00A1670A" w:rsidP="00A1670A">
      <w:pPr>
        <w:ind w:left="360"/>
        <w:jc w:val="center"/>
        <w:rPr>
          <w:rFonts w:ascii="Verdana" w:hAnsi="Verdana"/>
          <w:rPrChange w:id="358" w:author="Ruizi HAN (20125115)" w:date="2020-12-02T02:04:00Z">
            <w:rPr/>
          </w:rPrChange>
        </w:rPr>
      </w:pPr>
      <w:r w:rsidRPr="00434A46">
        <w:rPr>
          <w:rFonts w:ascii="Verdana" w:hAnsi="Verdana"/>
          <w:rPrChange w:id="359" w:author="Ruizi HAN (20125115)" w:date="2020-12-02T02:04:00Z">
            <w:rPr>
              <w:rFonts w:hint="eastAsia"/>
            </w:rPr>
          </w:rPrChange>
        </w:rPr>
        <w:t>F</w:t>
      </w:r>
      <w:r w:rsidRPr="00434A46">
        <w:rPr>
          <w:rFonts w:ascii="Verdana" w:hAnsi="Verdana"/>
          <w:rPrChange w:id="360" w:author="Ruizi HAN (20125115)" w:date="2020-12-02T02:04:00Z">
            <w:rPr/>
          </w:rPrChange>
        </w:rPr>
        <w:t xml:space="preserve">ig3. The </w:t>
      </w:r>
      <w:r w:rsidR="00542827" w:rsidRPr="00434A46">
        <w:rPr>
          <w:rFonts w:ascii="Verdana" w:hAnsi="Verdana"/>
          <w:rPrChange w:id="361" w:author="Ruizi HAN (20125115)" w:date="2020-12-02T02:04:00Z">
            <w:rPr/>
          </w:rPrChange>
        </w:rPr>
        <w:t>pie</w:t>
      </w:r>
      <w:r w:rsidRPr="00434A46">
        <w:rPr>
          <w:rFonts w:ascii="Verdana" w:hAnsi="Verdana"/>
          <w:rPrChange w:id="362" w:author="Ruizi HAN (20125115)" w:date="2020-12-02T02:04:00Z">
            <w:rPr/>
          </w:rPrChange>
        </w:rPr>
        <w:t xml:space="preserve"> chart of results of question 3.</w:t>
      </w:r>
    </w:p>
    <w:p w14:paraId="7CBF8630" w14:textId="006C008C" w:rsidR="00A1670A" w:rsidRPr="00434A46" w:rsidRDefault="00A1670A" w:rsidP="00A1670A">
      <w:pPr>
        <w:ind w:left="360"/>
        <w:rPr>
          <w:rFonts w:ascii="Verdana" w:hAnsi="Verdana"/>
          <w:color w:val="000000"/>
          <w:rPrChange w:id="363" w:author="Ruizi HAN (20125115)" w:date="2020-12-02T02:04:00Z">
            <w:rPr>
              <w:color w:val="000000"/>
            </w:rPr>
          </w:rPrChange>
        </w:rPr>
      </w:pPr>
    </w:p>
    <w:p w14:paraId="4A5DA378" w14:textId="0AC92E10" w:rsidR="00B52284" w:rsidRPr="00434A46" w:rsidRDefault="00B52284" w:rsidP="00A1670A">
      <w:pPr>
        <w:ind w:left="360"/>
        <w:rPr>
          <w:rFonts w:ascii="Verdana" w:hAnsi="Verdana"/>
          <w:color w:val="000000"/>
          <w:rPrChange w:id="364" w:author="Ruizi HAN (20125115)" w:date="2020-12-02T02:04:00Z">
            <w:rPr>
              <w:color w:val="000000"/>
            </w:rPr>
          </w:rPrChange>
        </w:rPr>
      </w:pPr>
      <w:r w:rsidRPr="00434A46">
        <w:rPr>
          <w:rFonts w:ascii="Verdana" w:hAnsi="Verdana"/>
          <w:color w:val="000000"/>
          <w:rPrChange w:id="365" w:author="Ruizi HAN (20125115)" w:date="2020-12-02T02:04:00Z">
            <w:rPr>
              <w:rFonts w:hint="eastAsia"/>
              <w:color w:val="000000"/>
            </w:rPr>
          </w:rPrChange>
        </w:rPr>
        <w:t>F</w:t>
      </w:r>
      <w:r w:rsidRPr="00434A46">
        <w:rPr>
          <w:rFonts w:ascii="Verdana" w:hAnsi="Verdana"/>
          <w:color w:val="000000"/>
          <w:rPrChange w:id="366" w:author="Ruizi HAN (20125115)" w:date="2020-12-02T02:04:00Z">
            <w:rPr>
              <w:color w:val="000000"/>
            </w:rPr>
          </w:rPrChange>
        </w:rPr>
        <w:t>or the learning motivation, the proportion</w:t>
      </w:r>
      <w:ins w:id="367" w:author="陈诗量" w:date="2020-11-24T19:07:00Z">
        <w:r w:rsidR="00485DEC" w:rsidRPr="00434A46">
          <w:rPr>
            <w:rFonts w:ascii="Verdana" w:hAnsi="Verdana"/>
            <w:color w:val="000000"/>
            <w:rPrChange w:id="368" w:author="Ruizi HAN (20125115)" w:date="2020-12-02T02:04:00Z">
              <w:rPr>
                <w:color w:val="000000"/>
              </w:rPr>
            </w:rPrChange>
          </w:rPr>
          <w:t>s</w:t>
        </w:r>
      </w:ins>
      <w:r w:rsidRPr="00434A46">
        <w:rPr>
          <w:rFonts w:ascii="Verdana" w:hAnsi="Verdana"/>
          <w:color w:val="000000"/>
          <w:rPrChange w:id="369" w:author="Ruizi HAN (20125115)" w:date="2020-12-02T02:04:00Z">
            <w:rPr>
              <w:color w:val="000000"/>
            </w:rPr>
          </w:rPrChange>
        </w:rPr>
        <w:t xml:space="preserve"> of </w:t>
      </w:r>
      <w:ins w:id="370" w:author="Ruizi HAN (20125115)" w:date="2020-11-28T16:35:00Z">
        <w:r w:rsidR="00E27267" w:rsidRPr="00434A46">
          <w:rPr>
            <w:rFonts w:ascii="Verdana" w:hAnsi="Verdana"/>
            <w:color w:val="000000"/>
            <w:rPrChange w:id="371" w:author="Ruizi HAN (20125115)" w:date="2020-12-02T02:04:00Z">
              <w:rPr>
                <w:color w:val="000000"/>
              </w:rPr>
            </w:rPrChange>
          </w:rPr>
          <w:t>‘</w:t>
        </w:r>
      </w:ins>
      <w:del w:id="372" w:author="陈诗量" w:date="2020-11-24T19:07:00Z">
        <w:r w:rsidRPr="00434A46" w:rsidDel="00485DEC">
          <w:rPr>
            <w:rFonts w:ascii="Verdana" w:hAnsi="Verdana"/>
            <w:color w:val="000000"/>
            <w:rPrChange w:id="373" w:author="Ruizi HAN (20125115)" w:date="2020-12-02T02:04:00Z">
              <w:rPr>
                <w:color w:val="000000"/>
              </w:rPr>
            </w:rPrChange>
          </w:rPr>
          <w:delText>studying out of interest</w:delText>
        </w:r>
      </w:del>
      <w:ins w:id="374" w:author="陈诗量" w:date="2020-11-24T19:07:00Z">
        <w:r w:rsidR="00485DEC" w:rsidRPr="00434A46">
          <w:rPr>
            <w:rFonts w:ascii="Verdana" w:hAnsi="Verdana"/>
            <w:color w:val="000000"/>
            <w:rPrChange w:id="375" w:author="Ruizi HAN (20125115)" w:date="2020-12-02T02:04:00Z">
              <w:rPr>
                <w:color w:val="000000"/>
              </w:rPr>
            </w:rPrChange>
          </w:rPr>
          <w:t>both</w:t>
        </w:r>
      </w:ins>
      <w:ins w:id="376" w:author="Ruizi HAN (20125115)" w:date="2020-11-28T16:35:00Z">
        <w:r w:rsidR="00E27267" w:rsidRPr="00434A46">
          <w:rPr>
            <w:rFonts w:ascii="Verdana" w:hAnsi="Verdana"/>
            <w:color w:val="000000"/>
            <w:rPrChange w:id="377" w:author="Ruizi HAN (20125115)" w:date="2020-12-02T02:04:00Z">
              <w:rPr>
                <w:color w:val="000000"/>
              </w:rPr>
            </w:rPrChange>
          </w:rPr>
          <w:t>’</w:t>
        </w:r>
      </w:ins>
      <w:r w:rsidRPr="00434A46">
        <w:rPr>
          <w:rFonts w:ascii="Verdana" w:hAnsi="Verdana"/>
          <w:color w:val="000000"/>
          <w:rPrChange w:id="378" w:author="Ruizi HAN (20125115)" w:date="2020-12-02T02:04:00Z">
            <w:rPr>
              <w:color w:val="000000"/>
            </w:rPr>
          </w:rPrChange>
        </w:rPr>
        <w:t xml:space="preserve"> and </w:t>
      </w:r>
      <w:ins w:id="379" w:author="Ruizi HAN (20125115)" w:date="2020-11-28T16:35:00Z">
        <w:r w:rsidR="00E27267" w:rsidRPr="00434A46">
          <w:rPr>
            <w:rFonts w:ascii="Verdana" w:hAnsi="Verdana"/>
            <w:color w:val="000000"/>
            <w:rPrChange w:id="380" w:author="Ruizi HAN (20125115)" w:date="2020-12-02T02:04:00Z">
              <w:rPr>
                <w:color w:val="000000"/>
              </w:rPr>
            </w:rPrChange>
          </w:rPr>
          <w:t>‘</w:t>
        </w:r>
      </w:ins>
      <w:r w:rsidR="00F04327" w:rsidRPr="00434A46">
        <w:rPr>
          <w:rFonts w:ascii="Verdana" w:hAnsi="Verdana"/>
          <w:color w:val="000000"/>
          <w:rPrChange w:id="381" w:author="Ruizi HAN (20125115)" w:date="2020-12-02T02:04:00Z">
            <w:rPr>
              <w:color w:val="000000"/>
            </w:rPr>
          </w:rPrChange>
        </w:rPr>
        <w:t>preparing for</w:t>
      </w:r>
      <w:r w:rsidRPr="00434A46">
        <w:rPr>
          <w:rFonts w:ascii="Verdana" w:hAnsi="Verdana"/>
          <w:color w:val="000000"/>
          <w:rPrChange w:id="382" w:author="Ruizi HAN (20125115)" w:date="2020-12-02T02:04:00Z">
            <w:rPr>
              <w:color w:val="000000"/>
            </w:rPr>
          </w:rPrChange>
        </w:rPr>
        <w:t xml:space="preserve"> exam</w:t>
      </w:r>
      <w:r w:rsidR="00F04327" w:rsidRPr="00434A46">
        <w:rPr>
          <w:rFonts w:ascii="Verdana" w:hAnsi="Verdana"/>
          <w:color w:val="000000"/>
          <w:rPrChange w:id="383" w:author="Ruizi HAN (20125115)" w:date="2020-12-02T02:04:00Z">
            <w:rPr>
              <w:color w:val="000000"/>
            </w:rPr>
          </w:rPrChange>
        </w:rPr>
        <w:t>ination</w:t>
      </w:r>
      <w:ins w:id="384" w:author="Ruizi HAN (20125115)" w:date="2020-11-28T16:35:00Z">
        <w:r w:rsidR="00E27267" w:rsidRPr="00434A46">
          <w:rPr>
            <w:rFonts w:ascii="Verdana" w:hAnsi="Verdana"/>
            <w:color w:val="000000"/>
            <w:rPrChange w:id="385" w:author="Ruizi HAN (20125115)" w:date="2020-12-02T02:04:00Z">
              <w:rPr>
                <w:color w:val="000000"/>
              </w:rPr>
            </w:rPrChange>
          </w:rPr>
          <w:t>’</w:t>
        </w:r>
      </w:ins>
      <w:r w:rsidRPr="00434A46">
        <w:rPr>
          <w:rFonts w:ascii="Verdana" w:hAnsi="Verdana"/>
          <w:color w:val="000000"/>
          <w:rPrChange w:id="386" w:author="Ruizi HAN (20125115)" w:date="2020-12-02T02:04:00Z">
            <w:rPr>
              <w:color w:val="000000"/>
            </w:rPr>
          </w:rPrChange>
        </w:rPr>
        <w:t xml:space="preserve"> are both high.</w:t>
      </w:r>
      <w:r w:rsidR="00F04327" w:rsidRPr="00434A46">
        <w:rPr>
          <w:rFonts w:ascii="Verdana" w:hAnsi="Verdana"/>
          <w:color w:val="000000"/>
          <w:rPrChange w:id="387" w:author="Ruizi HAN (20125115)" w:date="2020-12-02T02:04:00Z">
            <w:rPr>
              <w:color w:val="000000"/>
            </w:rPr>
          </w:rPrChange>
        </w:rPr>
        <w:t xml:space="preserve"> By contrast, students who learn sorting algorithms because of </w:t>
      </w:r>
      <w:del w:id="388" w:author="陈诗量" w:date="2020-11-24T19:08:00Z">
        <w:r w:rsidR="00F04327" w:rsidRPr="00434A46" w:rsidDel="00485DEC">
          <w:rPr>
            <w:rFonts w:ascii="Verdana" w:hAnsi="Verdana"/>
            <w:color w:val="000000"/>
            <w:rPrChange w:id="389" w:author="Ruizi HAN (20125115)" w:date="2020-12-02T02:04:00Z">
              <w:rPr>
                <w:color w:val="000000"/>
              </w:rPr>
            </w:rPrChange>
          </w:rPr>
          <w:delText xml:space="preserve">academic </w:delText>
        </w:r>
      </w:del>
      <w:ins w:id="390" w:author="陈诗量" w:date="2020-11-24T19:08:00Z">
        <w:r w:rsidR="00485DEC" w:rsidRPr="00434A46">
          <w:rPr>
            <w:rFonts w:ascii="Verdana" w:hAnsi="Verdana"/>
            <w:color w:val="000000"/>
            <w:rPrChange w:id="391" w:author="Ruizi HAN (20125115)" w:date="2020-12-02T02:04:00Z">
              <w:rPr>
                <w:color w:val="000000"/>
              </w:rPr>
            </w:rPrChange>
          </w:rPr>
          <w:t xml:space="preserve">interest </w:t>
        </w:r>
      </w:ins>
      <w:del w:id="392" w:author="陈诗量" w:date="2020-11-24T19:08:00Z">
        <w:r w:rsidR="00F04327" w:rsidRPr="00434A46" w:rsidDel="00485DEC">
          <w:rPr>
            <w:rFonts w:ascii="Verdana" w:hAnsi="Verdana"/>
            <w:color w:val="000000"/>
            <w:rPrChange w:id="393" w:author="Ruizi HAN (20125115)" w:date="2020-12-02T02:04:00Z">
              <w:rPr>
                <w:color w:val="000000"/>
              </w:rPr>
            </w:rPrChange>
          </w:rPr>
          <w:delText xml:space="preserve">requirements </w:delText>
        </w:r>
      </w:del>
      <w:r w:rsidR="00F04327" w:rsidRPr="00434A46">
        <w:rPr>
          <w:rFonts w:ascii="Verdana" w:hAnsi="Verdana"/>
          <w:color w:val="000000"/>
          <w:rPrChange w:id="394" w:author="Ruizi HAN (20125115)" w:date="2020-12-02T02:04:00Z">
            <w:rPr>
              <w:color w:val="000000"/>
            </w:rPr>
          </w:rPrChange>
        </w:rPr>
        <w:t xml:space="preserve">are relatively </w:t>
      </w:r>
      <w:del w:id="395" w:author="陈诗量" w:date="2020-11-24T19:08:00Z">
        <w:r w:rsidR="00F04327" w:rsidRPr="00434A46" w:rsidDel="0074785B">
          <w:rPr>
            <w:rFonts w:ascii="Verdana" w:hAnsi="Verdana"/>
            <w:color w:val="000000"/>
            <w:rPrChange w:id="396" w:author="Ruizi HAN (20125115)" w:date="2020-12-02T02:04:00Z">
              <w:rPr>
                <w:color w:val="000000"/>
              </w:rPr>
            </w:rPrChange>
          </w:rPr>
          <w:delText>more</w:delText>
        </w:r>
      </w:del>
      <w:ins w:id="397" w:author="陈诗量" w:date="2020-11-24T19:08:00Z">
        <w:r w:rsidR="0074785B" w:rsidRPr="00434A46">
          <w:rPr>
            <w:rFonts w:ascii="Verdana" w:hAnsi="Verdana"/>
            <w:color w:val="000000"/>
            <w:rPrChange w:id="398" w:author="Ruizi HAN (20125115)" w:date="2020-12-02T02:04:00Z">
              <w:rPr>
                <w:color w:val="000000"/>
              </w:rPr>
            </w:rPrChange>
          </w:rPr>
          <w:t>small</w:t>
        </w:r>
      </w:ins>
      <w:r w:rsidR="00F04327" w:rsidRPr="00434A46">
        <w:rPr>
          <w:rFonts w:ascii="Verdana" w:hAnsi="Verdana"/>
          <w:color w:val="000000"/>
          <w:rPrChange w:id="399" w:author="Ruizi HAN (20125115)" w:date="2020-12-02T02:04:00Z">
            <w:rPr>
              <w:color w:val="000000"/>
            </w:rPr>
          </w:rPrChange>
        </w:rPr>
        <w:t xml:space="preserve">. </w:t>
      </w:r>
    </w:p>
    <w:p w14:paraId="48DE18A2" w14:textId="77777777" w:rsidR="004970B7" w:rsidRPr="00434A46" w:rsidRDefault="004970B7" w:rsidP="004970B7">
      <w:pPr>
        <w:ind w:left="360" w:firstLineChars="200" w:firstLine="420"/>
        <w:rPr>
          <w:rFonts w:ascii="Verdana" w:hAnsi="Verdana"/>
          <w:color w:val="000000"/>
          <w:rPrChange w:id="400" w:author="Ruizi HAN (20125115)" w:date="2020-12-02T02:04:00Z">
            <w:rPr>
              <w:color w:val="000000"/>
            </w:rPr>
          </w:rPrChange>
        </w:rPr>
      </w:pPr>
    </w:p>
    <w:p w14:paraId="2CDD9F15" w14:textId="1F93423E" w:rsidR="00A1670A" w:rsidRPr="00434A46" w:rsidRDefault="00A1670A" w:rsidP="00A1670A">
      <w:pPr>
        <w:ind w:left="360"/>
        <w:rPr>
          <w:rFonts w:ascii="Verdana" w:hAnsi="Verdana"/>
          <w:b/>
          <w:bCs/>
          <w:color w:val="000000"/>
          <w:rPrChange w:id="401" w:author="Ruizi HAN (20125115)" w:date="2020-12-02T02:04:00Z">
            <w:rPr>
              <w:color w:val="000000"/>
            </w:rPr>
          </w:rPrChange>
        </w:rPr>
      </w:pPr>
      <w:commentRangeStart w:id="402"/>
      <w:r w:rsidRPr="00434A46">
        <w:rPr>
          <w:rFonts w:ascii="Verdana" w:hAnsi="Verdana"/>
          <w:b/>
          <w:bCs/>
          <w:rPrChange w:id="403" w:author="Ruizi HAN (20125115)" w:date="2020-12-02T02:04:00Z">
            <w:rPr>
              <w:rFonts w:hint="eastAsia"/>
            </w:rPr>
          </w:rPrChange>
        </w:rPr>
        <w:t>Q</w:t>
      </w:r>
      <w:r w:rsidRPr="00434A46">
        <w:rPr>
          <w:rFonts w:ascii="Verdana" w:hAnsi="Verdana"/>
          <w:b/>
          <w:bCs/>
          <w:rPrChange w:id="404" w:author="Ruizi HAN (20125115)" w:date="2020-12-02T02:04:00Z">
            <w:rPr/>
          </w:rPrChange>
        </w:rPr>
        <w:t xml:space="preserve">uestion4. </w:t>
      </w:r>
      <w:r w:rsidRPr="00434A46">
        <w:rPr>
          <w:rFonts w:ascii="Verdana" w:hAnsi="Verdana"/>
          <w:b/>
          <w:bCs/>
          <w:color w:val="000000"/>
          <w:rPrChange w:id="405" w:author="Ruizi HAN (20125115)" w:date="2020-12-02T02:04:00Z">
            <w:rPr>
              <w:color w:val="000000"/>
            </w:rPr>
          </w:rPrChange>
        </w:rPr>
        <w:t>How well do you know about sorting algorithms? (The content of following questionnaire will be adjusted according to your answer)</w:t>
      </w:r>
      <w:commentRangeEnd w:id="402"/>
      <w:r w:rsidR="00E27267" w:rsidRPr="00434A46">
        <w:rPr>
          <w:rStyle w:val="ac"/>
          <w:rFonts w:ascii="Verdana" w:hAnsi="Verdana"/>
          <w:b/>
          <w:bCs/>
          <w:rPrChange w:id="406" w:author="Ruizi HAN (20125115)" w:date="2020-12-02T02:04:00Z">
            <w:rPr>
              <w:rStyle w:val="ac"/>
            </w:rPr>
          </w:rPrChange>
        </w:rPr>
        <w:commentReference w:id="402"/>
      </w:r>
    </w:p>
    <w:p w14:paraId="6F60FB38" w14:textId="2611DD29" w:rsidR="00A1670A" w:rsidRPr="00434A46" w:rsidRDefault="00542827" w:rsidP="00542827">
      <w:pPr>
        <w:ind w:left="360"/>
        <w:jc w:val="center"/>
        <w:rPr>
          <w:rFonts w:ascii="Verdana" w:hAnsi="Verdana"/>
          <w:rPrChange w:id="407" w:author="Ruizi HAN (20125115)" w:date="2020-12-02T02:04:00Z">
            <w:rPr/>
          </w:rPrChange>
        </w:rPr>
      </w:pPr>
      <w:r w:rsidRPr="00434A46">
        <w:rPr>
          <w:rFonts w:ascii="Verdana" w:hAnsi="Verdana"/>
          <w:noProof/>
          <w:rPrChange w:id="408" w:author="Ruizi HAN (20125115)" w:date="2020-12-02T02:04:00Z">
            <w:rPr>
              <w:noProof/>
            </w:rPr>
          </w:rPrChange>
        </w:rPr>
        <w:drawing>
          <wp:inline distT="0" distB="0" distL="0" distR="0" wp14:anchorId="165E44BD" wp14:editId="397FCE24">
            <wp:extent cx="2676397" cy="160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4797" cy="1619864"/>
                    </a:xfrm>
                    <a:prstGeom prst="rect">
                      <a:avLst/>
                    </a:prstGeom>
                    <a:noFill/>
                  </pic:spPr>
                </pic:pic>
              </a:graphicData>
            </a:graphic>
          </wp:inline>
        </w:drawing>
      </w:r>
    </w:p>
    <w:p w14:paraId="6C6E15F1" w14:textId="1FD4E747" w:rsidR="00A1670A" w:rsidRPr="00434A46" w:rsidRDefault="00A1670A" w:rsidP="00A1670A">
      <w:pPr>
        <w:ind w:left="360"/>
        <w:jc w:val="center"/>
        <w:rPr>
          <w:rFonts w:ascii="Verdana" w:hAnsi="Verdana"/>
          <w:rPrChange w:id="409" w:author="Ruizi HAN (20125115)" w:date="2020-12-02T02:04:00Z">
            <w:rPr/>
          </w:rPrChange>
        </w:rPr>
      </w:pPr>
      <w:r w:rsidRPr="00434A46">
        <w:rPr>
          <w:rFonts w:ascii="Verdana" w:hAnsi="Verdana"/>
          <w:rPrChange w:id="410" w:author="Ruizi HAN (20125115)" w:date="2020-12-02T02:04:00Z">
            <w:rPr>
              <w:rFonts w:hint="eastAsia"/>
            </w:rPr>
          </w:rPrChange>
        </w:rPr>
        <w:t>F</w:t>
      </w:r>
      <w:r w:rsidRPr="00434A46">
        <w:rPr>
          <w:rFonts w:ascii="Verdana" w:hAnsi="Verdana"/>
          <w:rPrChange w:id="411" w:author="Ruizi HAN (20125115)" w:date="2020-12-02T02:04:00Z">
            <w:rPr/>
          </w:rPrChange>
        </w:rPr>
        <w:t>ig4. The pie chart of results of question 4.</w:t>
      </w:r>
    </w:p>
    <w:p w14:paraId="1DAF8ED7" w14:textId="69ED08CA" w:rsidR="00A1670A" w:rsidRPr="00434A46" w:rsidRDefault="00A1670A" w:rsidP="00A1670A">
      <w:pPr>
        <w:ind w:left="360"/>
        <w:rPr>
          <w:rFonts w:ascii="Verdana" w:hAnsi="Verdana"/>
          <w:rPrChange w:id="412" w:author="Ruizi HAN (20125115)" w:date="2020-12-02T02:04:00Z">
            <w:rPr/>
          </w:rPrChange>
        </w:rPr>
      </w:pPr>
    </w:p>
    <w:p w14:paraId="06E91301" w14:textId="4F2344F7" w:rsidR="00F04327" w:rsidRPr="00434A46" w:rsidRDefault="00F04327" w:rsidP="00F04327">
      <w:pPr>
        <w:ind w:left="360"/>
        <w:rPr>
          <w:rFonts w:ascii="Verdana" w:hAnsi="Verdana"/>
          <w:color w:val="FF0000"/>
          <w:rPrChange w:id="413" w:author="Ruizi HAN (20125115)" w:date="2020-12-02T02:04:00Z">
            <w:rPr>
              <w:color w:val="FF0000"/>
            </w:rPr>
          </w:rPrChange>
        </w:rPr>
      </w:pPr>
      <w:r w:rsidRPr="00434A46">
        <w:rPr>
          <w:rFonts w:ascii="Verdana" w:hAnsi="Verdana"/>
          <w:color w:val="000000"/>
          <w:rPrChange w:id="414" w:author="Ruizi HAN (20125115)" w:date="2020-12-02T02:04:00Z">
            <w:rPr>
              <w:rFonts w:hint="eastAsia"/>
              <w:color w:val="000000"/>
            </w:rPr>
          </w:rPrChange>
        </w:rPr>
        <w:t>A</w:t>
      </w:r>
      <w:r w:rsidRPr="00434A46">
        <w:rPr>
          <w:rFonts w:ascii="Verdana" w:hAnsi="Verdana"/>
          <w:color w:val="000000"/>
          <w:rPrChange w:id="415" w:author="Ruizi HAN (20125115)" w:date="2020-12-02T02:04:00Z">
            <w:rPr>
              <w:color w:val="000000"/>
            </w:rPr>
          </w:rPrChange>
        </w:rPr>
        <w:t xml:space="preserve">ccording to </w:t>
      </w:r>
      <w:r w:rsidR="00522205" w:rsidRPr="00434A46">
        <w:rPr>
          <w:rFonts w:ascii="Verdana" w:hAnsi="Verdana"/>
          <w:color w:val="000000"/>
          <w:rPrChange w:id="416" w:author="Ruizi HAN (20125115)" w:date="2020-12-02T02:04:00Z">
            <w:rPr>
              <w:color w:val="000000"/>
            </w:rPr>
          </w:rPrChange>
        </w:rPr>
        <w:t xml:space="preserve">the </w:t>
      </w:r>
      <w:r w:rsidRPr="00434A46">
        <w:rPr>
          <w:rFonts w:ascii="Verdana" w:hAnsi="Verdana"/>
          <w:color w:val="000000"/>
          <w:rPrChange w:id="417" w:author="Ruizi HAN (20125115)" w:date="2020-12-02T02:04:00Z">
            <w:rPr>
              <w:color w:val="000000"/>
            </w:rPr>
          </w:rPrChange>
        </w:rPr>
        <w:t xml:space="preserve">investigation result, most </w:t>
      </w:r>
      <w:ins w:id="418" w:author="陈诗量" w:date="2020-11-24T19:08:00Z">
        <w:r w:rsidR="0074785B" w:rsidRPr="00434A46">
          <w:rPr>
            <w:rFonts w:ascii="Verdana" w:hAnsi="Verdana"/>
            <w:color w:val="000000"/>
            <w:rPrChange w:id="419" w:author="Ruizi HAN (20125115)" w:date="2020-12-02T02:04:00Z">
              <w:rPr>
                <w:color w:val="000000"/>
              </w:rPr>
            </w:rPrChange>
          </w:rPr>
          <w:t xml:space="preserve">of the </w:t>
        </w:r>
      </w:ins>
      <w:r w:rsidRPr="00434A46">
        <w:rPr>
          <w:rFonts w:ascii="Verdana" w:hAnsi="Verdana"/>
          <w:color w:val="000000"/>
          <w:rPrChange w:id="420" w:author="Ruizi HAN (20125115)" w:date="2020-12-02T02:04:00Z">
            <w:rPr>
              <w:color w:val="000000"/>
            </w:rPr>
          </w:rPrChange>
        </w:rPr>
        <w:t xml:space="preserve">participants have some knowledge of sorting algorithms. However, </w:t>
      </w:r>
      <w:del w:id="421" w:author="陈诗量" w:date="2020-11-25T14:27:00Z">
        <w:r w:rsidRPr="00434A46" w:rsidDel="00D10E98">
          <w:rPr>
            <w:rFonts w:ascii="Verdana" w:hAnsi="Verdana"/>
            <w:color w:val="000000"/>
            <w:rPrChange w:id="422" w:author="Ruizi HAN (20125115)" w:date="2020-12-02T02:04:00Z">
              <w:rPr>
                <w:color w:val="000000"/>
              </w:rPr>
            </w:rPrChange>
          </w:rPr>
          <w:delText xml:space="preserve">there are </w:delText>
        </w:r>
      </w:del>
      <w:r w:rsidRPr="00434A46">
        <w:rPr>
          <w:rFonts w:ascii="Verdana" w:hAnsi="Verdana"/>
          <w:color w:val="000000"/>
          <w:rPrChange w:id="423" w:author="Ruizi HAN (20125115)" w:date="2020-12-02T02:04:00Z">
            <w:rPr>
              <w:color w:val="000000"/>
            </w:rPr>
          </w:rPrChange>
        </w:rPr>
        <w:t>2</w:t>
      </w:r>
      <w:r w:rsidR="00542827" w:rsidRPr="00434A46">
        <w:rPr>
          <w:rFonts w:ascii="Verdana" w:hAnsi="Verdana"/>
          <w:color w:val="000000"/>
          <w:rPrChange w:id="424" w:author="Ruizi HAN (20125115)" w:date="2020-12-02T02:04:00Z">
            <w:rPr>
              <w:color w:val="000000"/>
            </w:rPr>
          </w:rPrChange>
        </w:rPr>
        <w:t>0</w:t>
      </w:r>
      <w:r w:rsidRPr="00434A46">
        <w:rPr>
          <w:rFonts w:ascii="Verdana" w:hAnsi="Verdana"/>
          <w:color w:val="000000"/>
          <w:rPrChange w:id="425" w:author="Ruizi HAN (20125115)" w:date="2020-12-02T02:04:00Z">
            <w:rPr>
              <w:color w:val="000000"/>
            </w:rPr>
          </w:rPrChange>
        </w:rPr>
        <w:t xml:space="preserve">% of participants choose that they do not know what is sorting algorithms at all. </w:t>
      </w:r>
      <w:del w:id="426" w:author="陈诗量" w:date="2020-11-24T19:09:00Z">
        <w:r w:rsidRPr="00434A46" w:rsidDel="003D1C84">
          <w:rPr>
            <w:rFonts w:ascii="Verdana" w:hAnsi="Verdana"/>
            <w:color w:val="FF0000"/>
            <w:rPrChange w:id="427" w:author="Ruizi HAN (20125115)" w:date="2020-12-02T02:04:00Z">
              <w:rPr>
                <w:color w:val="FF0000"/>
              </w:rPr>
            </w:rPrChange>
          </w:rPr>
          <w:delText xml:space="preserve">That </w:delText>
        </w:r>
      </w:del>
      <w:ins w:id="428" w:author="陈诗量" w:date="2020-11-24T19:09:00Z">
        <w:r w:rsidR="003D1C84" w:rsidRPr="00434A46">
          <w:rPr>
            <w:rFonts w:ascii="Verdana" w:hAnsi="Verdana"/>
            <w:color w:val="FF0000"/>
            <w:rPrChange w:id="429" w:author="Ruizi HAN (20125115)" w:date="2020-12-02T02:04:00Z">
              <w:rPr>
                <w:color w:val="FF0000"/>
              </w:rPr>
            </w:rPrChange>
          </w:rPr>
          <w:t xml:space="preserve">This </w:t>
        </w:r>
      </w:ins>
      <w:ins w:id="430" w:author="陈诗量" w:date="2020-11-24T19:11:00Z">
        <w:r w:rsidR="005C2C37" w:rsidRPr="00434A46">
          <w:rPr>
            <w:rFonts w:ascii="Verdana" w:hAnsi="Verdana"/>
            <w:color w:val="FF0000"/>
            <w:rPrChange w:id="431" w:author="Ruizi HAN (20125115)" w:date="2020-12-02T02:04:00Z">
              <w:rPr>
                <w:color w:val="FF0000"/>
              </w:rPr>
            </w:rPrChange>
          </w:rPr>
          <w:t>shows</w:t>
        </w:r>
      </w:ins>
      <w:del w:id="432" w:author="陈诗量" w:date="2020-11-24T19:11:00Z">
        <w:r w:rsidRPr="00434A46" w:rsidDel="005C2C37">
          <w:rPr>
            <w:rFonts w:ascii="Verdana" w:hAnsi="Verdana"/>
            <w:color w:val="FF0000"/>
            <w:rPrChange w:id="433" w:author="Ruizi HAN (20125115)" w:date="2020-12-02T02:04:00Z">
              <w:rPr>
                <w:color w:val="FF0000"/>
              </w:rPr>
            </w:rPrChange>
          </w:rPr>
          <w:delText>reminds us</w:delText>
        </w:r>
        <w:r w:rsidRPr="00434A46" w:rsidDel="00706229">
          <w:rPr>
            <w:rFonts w:ascii="Verdana" w:hAnsi="Verdana"/>
            <w:color w:val="FF0000"/>
            <w:rPrChange w:id="434" w:author="Ruizi HAN (20125115)" w:date="2020-12-02T02:04:00Z">
              <w:rPr>
                <w:color w:val="FF0000"/>
              </w:rPr>
            </w:rPrChange>
          </w:rPr>
          <w:delText xml:space="preserve"> to</w:delText>
        </w:r>
      </w:del>
      <w:r w:rsidRPr="00434A46">
        <w:rPr>
          <w:rFonts w:ascii="Verdana" w:hAnsi="Verdana"/>
          <w:color w:val="FF0000"/>
          <w:rPrChange w:id="435" w:author="Ruizi HAN (20125115)" w:date="2020-12-02T02:04:00Z">
            <w:rPr>
              <w:color w:val="FF0000"/>
            </w:rPr>
          </w:rPrChange>
        </w:rPr>
        <w:t xml:space="preserve"> </w:t>
      </w:r>
      <w:ins w:id="436" w:author="陈诗量" w:date="2020-11-25T14:27:00Z">
        <w:r w:rsidR="00D10E98" w:rsidRPr="00434A46">
          <w:rPr>
            <w:rFonts w:ascii="Verdana" w:hAnsi="Verdana"/>
            <w:color w:val="FF0000"/>
            <w:rPrChange w:id="437" w:author="Ruizi HAN (20125115)" w:date="2020-12-02T02:04:00Z">
              <w:rPr>
                <w:color w:val="FF0000"/>
              </w:rPr>
            </w:rPrChange>
          </w:rPr>
          <w:t xml:space="preserve">that </w:t>
        </w:r>
      </w:ins>
      <w:r w:rsidRPr="00434A46">
        <w:rPr>
          <w:rFonts w:ascii="Verdana" w:hAnsi="Verdana"/>
          <w:color w:val="FF0000"/>
          <w:rPrChange w:id="438" w:author="Ruizi HAN (20125115)" w:date="2020-12-02T02:04:00Z">
            <w:rPr>
              <w:color w:val="FF0000"/>
            </w:rPr>
          </w:rPrChange>
        </w:rPr>
        <w:t>provid</w:t>
      </w:r>
      <w:ins w:id="439" w:author="陈诗量" w:date="2020-11-24T19:12:00Z">
        <w:r w:rsidR="00706229" w:rsidRPr="00434A46">
          <w:rPr>
            <w:rFonts w:ascii="Verdana" w:hAnsi="Verdana"/>
            <w:color w:val="FF0000"/>
            <w:rPrChange w:id="440" w:author="Ruizi HAN (20125115)" w:date="2020-12-02T02:04:00Z">
              <w:rPr>
                <w:color w:val="FF0000"/>
              </w:rPr>
            </w:rPrChange>
          </w:rPr>
          <w:t>ing</w:t>
        </w:r>
      </w:ins>
      <w:del w:id="441" w:author="陈诗量" w:date="2020-11-24T19:12:00Z">
        <w:r w:rsidRPr="00434A46" w:rsidDel="00706229">
          <w:rPr>
            <w:rFonts w:ascii="Verdana" w:hAnsi="Verdana"/>
            <w:color w:val="FF0000"/>
            <w:rPrChange w:id="442" w:author="Ruizi HAN (20125115)" w:date="2020-12-02T02:04:00Z">
              <w:rPr>
                <w:color w:val="FF0000"/>
              </w:rPr>
            </w:rPrChange>
          </w:rPr>
          <w:delText>e</w:delText>
        </w:r>
      </w:del>
      <w:r w:rsidR="00670B27" w:rsidRPr="00434A46">
        <w:rPr>
          <w:rFonts w:ascii="Verdana" w:hAnsi="Verdana"/>
          <w:color w:val="FF0000"/>
          <w:rPrChange w:id="443" w:author="Ruizi HAN (20125115)" w:date="2020-12-02T02:04:00Z">
            <w:rPr>
              <w:color w:val="FF0000"/>
            </w:rPr>
          </w:rPrChange>
        </w:rPr>
        <w:t xml:space="preserve"> </w:t>
      </w:r>
      <w:del w:id="444" w:author="陈诗量" w:date="2020-11-24T19:09:00Z">
        <w:r w:rsidR="00670B27" w:rsidRPr="00434A46" w:rsidDel="003D1C84">
          <w:rPr>
            <w:rFonts w:ascii="Verdana" w:hAnsi="Verdana"/>
            <w:color w:val="FF0000"/>
            <w:rPrChange w:id="445" w:author="Ruizi HAN (20125115)" w:date="2020-12-02T02:04:00Z">
              <w:rPr>
                <w:color w:val="FF0000"/>
              </w:rPr>
            </w:rPrChange>
          </w:rPr>
          <w:delText xml:space="preserve">teaching </w:delText>
        </w:r>
      </w:del>
      <w:ins w:id="446" w:author="陈诗量" w:date="2020-11-24T19:09:00Z">
        <w:r w:rsidR="003D1C84" w:rsidRPr="00434A46">
          <w:rPr>
            <w:rFonts w:ascii="Verdana" w:hAnsi="Verdana"/>
            <w:color w:val="FF0000"/>
            <w:rPrChange w:id="447" w:author="Ruizi HAN (20125115)" w:date="2020-12-02T02:04:00Z">
              <w:rPr>
                <w:color w:val="FF0000"/>
              </w:rPr>
            </w:rPrChange>
          </w:rPr>
          <w:t xml:space="preserve">a </w:t>
        </w:r>
      </w:ins>
      <w:r w:rsidR="00670B27" w:rsidRPr="00434A46">
        <w:rPr>
          <w:rFonts w:ascii="Verdana" w:hAnsi="Verdana"/>
          <w:color w:val="FF0000"/>
          <w:rPrChange w:id="448" w:author="Ruizi HAN (20125115)" w:date="2020-12-02T02:04:00Z">
            <w:rPr>
              <w:color w:val="FF0000"/>
            </w:rPr>
          </w:rPrChange>
        </w:rPr>
        <w:t xml:space="preserve">module </w:t>
      </w:r>
      <w:del w:id="449" w:author="陈诗量" w:date="2020-11-24T19:09:00Z">
        <w:r w:rsidR="00670B27" w:rsidRPr="00434A46" w:rsidDel="009C2C4F">
          <w:rPr>
            <w:rFonts w:ascii="Verdana" w:hAnsi="Verdana"/>
            <w:color w:val="FF0000"/>
            <w:rPrChange w:id="450" w:author="Ruizi HAN (20125115)" w:date="2020-12-02T02:04:00Z">
              <w:rPr>
                <w:color w:val="FF0000"/>
              </w:rPr>
            </w:rPrChange>
          </w:rPr>
          <w:delText xml:space="preserve">about </w:delText>
        </w:r>
      </w:del>
      <w:ins w:id="451" w:author="陈诗量" w:date="2020-11-24T19:09:00Z">
        <w:r w:rsidR="009C2C4F" w:rsidRPr="00434A46">
          <w:rPr>
            <w:rFonts w:ascii="Verdana" w:hAnsi="Verdana"/>
            <w:color w:val="FF0000"/>
            <w:rPrChange w:id="452" w:author="Ruizi HAN (20125115)" w:date="2020-12-02T02:04:00Z">
              <w:rPr>
                <w:color w:val="FF0000"/>
              </w:rPr>
            </w:rPrChange>
          </w:rPr>
          <w:t xml:space="preserve">for teaching </w:t>
        </w:r>
      </w:ins>
      <w:r w:rsidR="00670B27" w:rsidRPr="00434A46">
        <w:rPr>
          <w:rFonts w:ascii="Verdana" w:hAnsi="Verdana"/>
          <w:color w:val="FF0000"/>
          <w:rPrChange w:id="453" w:author="Ruizi HAN (20125115)" w:date="2020-12-02T02:04:00Z">
            <w:rPr>
              <w:color w:val="FF0000"/>
            </w:rPr>
          </w:rPrChange>
        </w:rPr>
        <w:t>basic concepts</w:t>
      </w:r>
      <w:ins w:id="454" w:author="陈诗量" w:date="2020-11-24T19:09:00Z">
        <w:r w:rsidR="009C2C4F" w:rsidRPr="00434A46">
          <w:rPr>
            <w:rFonts w:ascii="Verdana" w:hAnsi="Verdana"/>
            <w:color w:val="FF0000"/>
            <w:rPrChange w:id="455" w:author="Ruizi HAN (20125115)" w:date="2020-12-02T02:04:00Z">
              <w:rPr>
                <w:color w:val="FF0000"/>
              </w:rPr>
            </w:rPrChange>
          </w:rPr>
          <w:t xml:space="preserve"> of algorithms</w:t>
        </w:r>
      </w:ins>
      <w:r w:rsidR="00670B27" w:rsidRPr="00434A46">
        <w:rPr>
          <w:rFonts w:ascii="Verdana" w:hAnsi="Verdana"/>
          <w:color w:val="FF0000"/>
          <w:rPrChange w:id="456" w:author="Ruizi HAN (20125115)" w:date="2020-12-02T02:04:00Z">
            <w:rPr>
              <w:color w:val="FF0000"/>
            </w:rPr>
          </w:rPrChange>
        </w:rPr>
        <w:t xml:space="preserve"> for beginners</w:t>
      </w:r>
      <w:ins w:id="457" w:author="陈诗量" w:date="2020-11-24T19:12:00Z">
        <w:r w:rsidR="00BA50CA" w:rsidRPr="00434A46">
          <w:rPr>
            <w:rFonts w:ascii="Verdana" w:hAnsi="Verdana"/>
            <w:color w:val="FF0000"/>
            <w:rPrChange w:id="458" w:author="Ruizi HAN (20125115)" w:date="2020-12-02T02:04:00Z">
              <w:rPr>
                <w:color w:val="FF0000"/>
              </w:rPr>
            </w:rPrChange>
          </w:rPr>
          <w:t xml:space="preserve"> might be necessary.</w:t>
        </w:r>
      </w:ins>
      <w:del w:id="459" w:author="陈诗量" w:date="2020-11-24T19:12:00Z">
        <w:r w:rsidR="00670B27" w:rsidRPr="00434A46" w:rsidDel="00BA50CA">
          <w:rPr>
            <w:rFonts w:ascii="Verdana" w:hAnsi="Verdana"/>
            <w:color w:val="FF0000"/>
            <w:rPrChange w:id="460" w:author="Ruizi HAN (20125115)" w:date="2020-12-02T02:04:00Z">
              <w:rPr>
                <w:color w:val="FF0000"/>
              </w:rPr>
            </w:rPrChange>
          </w:rPr>
          <w:delText xml:space="preserve">. </w:delText>
        </w:r>
      </w:del>
    </w:p>
    <w:p w14:paraId="45772591" w14:textId="77777777" w:rsidR="00F04327" w:rsidRPr="00434A46" w:rsidRDefault="00F04327" w:rsidP="00A1670A">
      <w:pPr>
        <w:ind w:left="360"/>
        <w:rPr>
          <w:rFonts w:ascii="Verdana" w:hAnsi="Verdana"/>
          <w:rPrChange w:id="461" w:author="Ruizi HAN (20125115)" w:date="2020-12-02T02:04:00Z">
            <w:rPr/>
          </w:rPrChange>
        </w:rPr>
      </w:pPr>
    </w:p>
    <w:p w14:paraId="7EA790D2" w14:textId="2C6794D9" w:rsidR="00A1670A" w:rsidRPr="00434A46" w:rsidRDefault="00A1670A" w:rsidP="000E4FF4">
      <w:pPr>
        <w:ind w:left="360"/>
        <w:rPr>
          <w:rFonts w:ascii="Verdana" w:hAnsi="Verdana"/>
          <w:b/>
          <w:bCs/>
          <w:color w:val="000000"/>
          <w:rPrChange w:id="462" w:author="Ruizi HAN (20125115)" w:date="2020-12-02T02:04:00Z">
            <w:rPr>
              <w:color w:val="000000"/>
            </w:rPr>
          </w:rPrChange>
        </w:rPr>
      </w:pPr>
      <w:commentRangeStart w:id="463"/>
      <w:r w:rsidRPr="00434A46">
        <w:rPr>
          <w:rFonts w:ascii="Verdana" w:hAnsi="Verdana"/>
          <w:b/>
          <w:bCs/>
          <w:rPrChange w:id="464" w:author="Ruizi HAN (20125115)" w:date="2020-12-02T02:04:00Z">
            <w:rPr>
              <w:rFonts w:hint="eastAsia"/>
            </w:rPr>
          </w:rPrChange>
        </w:rPr>
        <w:t>Q</w:t>
      </w:r>
      <w:r w:rsidRPr="00434A46">
        <w:rPr>
          <w:rFonts w:ascii="Verdana" w:hAnsi="Verdana"/>
          <w:b/>
          <w:bCs/>
          <w:rPrChange w:id="465" w:author="Ruizi HAN (20125115)" w:date="2020-12-02T02:04:00Z">
            <w:rPr/>
          </w:rPrChange>
        </w:rPr>
        <w:t xml:space="preserve">uestion5. </w:t>
      </w:r>
      <w:r w:rsidRPr="00434A46">
        <w:rPr>
          <w:rFonts w:ascii="Verdana" w:hAnsi="Verdana"/>
          <w:b/>
          <w:bCs/>
          <w:color w:val="000000"/>
          <w:rPrChange w:id="466" w:author="Ruizi HAN (20125115)" w:date="2020-12-02T02:04:00Z">
            <w:rPr>
              <w:color w:val="000000"/>
            </w:rPr>
          </w:rPrChange>
        </w:rPr>
        <w:t>In your opinion, a software which helps learn algorithms should more focus on</w:t>
      </w:r>
      <w:r w:rsidR="000E4FF4" w:rsidRPr="00434A46">
        <w:rPr>
          <w:rFonts w:ascii="Verdana" w:hAnsi="Verdana"/>
          <w:b/>
          <w:bCs/>
          <w:color w:val="000000"/>
          <w:rPrChange w:id="467" w:author="Ruizi HAN (20125115)" w:date="2020-12-02T02:04:00Z">
            <w:rPr>
              <w:color w:val="000000"/>
            </w:rPr>
          </w:rPrChange>
        </w:rPr>
        <w:t>:</w:t>
      </w:r>
      <w:commentRangeEnd w:id="463"/>
      <w:r w:rsidR="00E27267" w:rsidRPr="00434A46">
        <w:rPr>
          <w:rStyle w:val="ac"/>
          <w:rFonts w:ascii="Verdana" w:hAnsi="Verdana"/>
          <w:b/>
          <w:bCs/>
          <w:rPrChange w:id="468" w:author="Ruizi HAN (20125115)" w:date="2020-12-02T02:04:00Z">
            <w:rPr>
              <w:rStyle w:val="ac"/>
            </w:rPr>
          </w:rPrChange>
        </w:rPr>
        <w:commentReference w:id="463"/>
      </w:r>
    </w:p>
    <w:p w14:paraId="1CC61A6E" w14:textId="557B04E0" w:rsidR="000E4FF4" w:rsidRPr="00434A46" w:rsidRDefault="00542827" w:rsidP="00542827">
      <w:pPr>
        <w:ind w:left="360"/>
        <w:jc w:val="center"/>
        <w:rPr>
          <w:rFonts w:ascii="Verdana" w:hAnsi="Verdana"/>
          <w:rPrChange w:id="469" w:author="Ruizi HAN (20125115)" w:date="2020-12-02T02:04:00Z">
            <w:rPr/>
          </w:rPrChange>
        </w:rPr>
      </w:pPr>
      <w:r w:rsidRPr="00434A46">
        <w:rPr>
          <w:rFonts w:ascii="Verdana" w:hAnsi="Verdana"/>
          <w:noProof/>
          <w:rPrChange w:id="470" w:author="Ruizi HAN (20125115)" w:date="2020-12-02T02:04:00Z">
            <w:rPr>
              <w:noProof/>
            </w:rPr>
          </w:rPrChange>
        </w:rPr>
        <w:drawing>
          <wp:inline distT="0" distB="0" distL="0" distR="0" wp14:anchorId="6B76ED13" wp14:editId="4C71DABA">
            <wp:extent cx="2743200" cy="16489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994" cy="1660858"/>
                    </a:xfrm>
                    <a:prstGeom prst="rect">
                      <a:avLst/>
                    </a:prstGeom>
                    <a:noFill/>
                  </pic:spPr>
                </pic:pic>
              </a:graphicData>
            </a:graphic>
          </wp:inline>
        </w:drawing>
      </w:r>
    </w:p>
    <w:p w14:paraId="18157F3D" w14:textId="7440BF53" w:rsidR="000E4FF4" w:rsidRPr="00434A46" w:rsidRDefault="000E4FF4" w:rsidP="000E4FF4">
      <w:pPr>
        <w:ind w:left="360"/>
        <w:jc w:val="center"/>
        <w:rPr>
          <w:rFonts w:ascii="Verdana" w:hAnsi="Verdana"/>
          <w:rPrChange w:id="471" w:author="Ruizi HAN (20125115)" w:date="2020-12-02T02:04:00Z">
            <w:rPr/>
          </w:rPrChange>
        </w:rPr>
      </w:pPr>
      <w:r w:rsidRPr="00434A46">
        <w:rPr>
          <w:rFonts w:ascii="Verdana" w:hAnsi="Verdana"/>
          <w:rPrChange w:id="472" w:author="Ruizi HAN (20125115)" w:date="2020-12-02T02:04:00Z">
            <w:rPr>
              <w:rFonts w:hint="eastAsia"/>
            </w:rPr>
          </w:rPrChange>
        </w:rPr>
        <w:t>F</w:t>
      </w:r>
      <w:r w:rsidRPr="00434A46">
        <w:rPr>
          <w:rFonts w:ascii="Verdana" w:hAnsi="Verdana"/>
          <w:rPrChange w:id="473" w:author="Ruizi HAN (20125115)" w:date="2020-12-02T02:04:00Z">
            <w:rPr/>
          </w:rPrChange>
        </w:rPr>
        <w:t>ig5. The pie chart of results of question 5.</w:t>
      </w:r>
    </w:p>
    <w:p w14:paraId="6FACA348" w14:textId="5241FCAC" w:rsidR="000E4FF4" w:rsidRPr="00434A46" w:rsidRDefault="000E4FF4" w:rsidP="000E4FF4">
      <w:pPr>
        <w:ind w:left="360"/>
        <w:rPr>
          <w:rFonts w:ascii="Verdana" w:hAnsi="Verdana"/>
          <w:rPrChange w:id="474" w:author="Ruizi HAN (20125115)" w:date="2020-12-02T02:04:00Z">
            <w:rPr/>
          </w:rPrChange>
        </w:rPr>
      </w:pPr>
    </w:p>
    <w:p w14:paraId="016144C2" w14:textId="3C4F8EBB" w:rsidR="004970B7" w:rsidRPr="00434A46" w:rsidRDefault="00670B27" w:rsidP="004970B7">
      <w:pPr>
        <w:ind w:left="360"/>
        <w:rPr>
          <w:rFonts w:ascii="Verdana" w:hAnsi="Verdana"/>
          <w:color w:val="FF0000"/>
          <w:rPrChange w:id="475" w:author="Ruizi HAN (20125115)" w:date="2020-12-02T02:04:00Z">
            <w:rPr>
              <w:color w:val="FF0000"/>
            </w:rPr>
          </w:rPrChange>
        </w:rPr>
      </w:pPr>
      <w:r w:rsidRPr="00434A46">
        <w:rPr>
          <w:rFonts w:ascii="Verdana" w:hAnsi="Verdana"/>
          <w:color w:val="000000"/>
          <w:rPrChange w:id="476" w:author="Ruizi HAN (20125115)" w:date="2020-12-02T02:04:00Z">
            <w:rPr>
              <w:rFonts w:hint="eastAsia"/>
              <w:color w:val="000000"/>
            </w:rPr>
          </w:rPrChange>
        </w:rPr>
        <w:t>A</w:t>
      </w:r>
      <w:r w:rsidRPr="00434A46">
        <w:rPr>
          <w:rFonts w:ascii="Verdana" w:hAnsi="Verdana"/>
          <w:color w:val="000000"/>
          <w:rPrChange w:id="477" w:author="Ruizi HAN (20125115)" w:date="2020-12-02T02:04:00Z">
            <w:rPr>
              <w:color w:val="000000"/>
            </w:rPr>
          </w:rPrChange>
        </w:rPr>
        <w:t xml:space="preserve">ccording to </w:t>
      </w:r>
      <w:r w:rsidR="00522205" w:rsidRPr="00434A46">
        <w:rPr>
          <w:rFonts w:ascii="Verdana" w:hAnsi="Verdana"/>
          <w:color w:val="000000"/>
          <w:rPrChange w:id="478" w:author="Ruizi HAN (20125115)" w:date="2020-12-02T02:04:00Z">
            <w:rPr>
              <w:color w:val="000000"/>
            </w:rPr>
          </w:rPrChange>
        </w:rPr>
        <w:t xml:space="preserve">the </w:t>
      </w:r>
      <w:r w:rsidRPr="00434A46">
        <w:rPr>
          <w:rFonts w:ascii="Verdana" w:hAnsi="Verdana"/>
          <w:color w:val="000000"/>
          <w:rPrChange w:id="479" w:author="Ruizi HAN (20125115)" w:date="2020-12-02T02:04:00Z">
            <w:rPr>
              <w:color w:val="000000"/>
            </w:rPr>
          </w:rPrChange>
        </w:rPr>
        <w:t xml:space="preserve">investigation result, 63% </w:t>
      </w:r>
      <w:del w:id="480" w:author="陈诗量" w:date="2020-11-25T14:28:00Z">
        <w:r w:rsidRPr="00434A46" w:rsidDel="00D10E98">
          <w:rPr>
            <w:rFonts w:ascii="Verdana" w:hAnsi="Verdana"/>
            <w:color w:val="000000"/>
            <w:rPrChange w:id="481" w:author="Ruizi HAN (20125115)" w:date="2020-12-02T02:04:00Z">
              <w:rPr>
                <w:color w:val="000000"/>
              </w:rPr>
            </w:rPrChange>
          </w:rPr>
          <w:delText xml:space="preserve">of the participants </w:delText>
        </w:r>
      </w:del>
      <w:r w:rsidRPr="00434A46">
        <w:rPr>
          <w:rFonts w:ascii="Verdana" w:hAnsi="Verdana"/>
          <w:color w:val="000000"/>
          <w:rPrChange w:id="482" w:author="Ruizi HAN (20125115)" w:date="2020-12-02T02:04:00Z">
            <w:rPr>
              <w:color w:val="000000"/>
            </w:rPr>
          </w:rPrChange>
        </w:rPr>
        <w:t>prefer</w:t>
      </w:r>
      <w:r w:rsidR="00C25910" w:rsidRPr="00434A46">
        <w:rPr>
          <w:rFonts w:ascii="Verdana" w:hAnsi="Verdana"/>
          <w:color w:val="000000"/>
          <w:rPrChange w:id="483" w:author="Ruizi HAN (20125115)" w:date="2020-12-02T02:04:00Z">
            <w:rPr>
              <w:color w:val="000000"/>
            </w:rPr>
          </w:rPrChange>
        </w:rPr>
        <w:t>red</w:t>
      </w:r>
      <w:r w:rsidRPr="00434A46">
        <w:rPr>
          <w:rFonts w:ascii="Verdana" w:hAnsi="Verdana"/>
          <w:color w:val="000000"/>
          <w:rPrChange w:id="484" w:author="Ruizi HAN (20125115)" w:date="2020-12-02T02:04:00Z">
            <w:rPr>
              <w:color w:val="000000"/>
            </w:rPr>
          </w:rPrChange>
        </w:rPr>
        <w:t xml:space="preserve"> useful learning functions rather than entertaining interactive functions. </w:t>
      </w:r>
      <w:del w:id="485" w:author="陈诗量" w:date="2020-11-24T19:09:00Z">
        <w:r w:rsidRPr="00434A46" w:rsidDel="009C2C4F">
          <w:rPr>
            <w:rFonts w:ascii="Verdana" w:hAnsi="Verdana"/>
            <w:color w:val="FF0000"/>
            <w:rPrChange w:id="486" w:author="Ruizi HAN (20125115)" w:date="2020-12-02T02:04:00Z">
              <w:rPr>
                <w:color w:val="FF0000"/>
              </w:rPr>
            </w:rPrChange>
          </w:rPr>
          <w:delText xml:space="preserve">That </w:delText>
        </w:r>
      </w:del>
      <w:ins w:id="487" w:author="陈诗量" w:date="2020-11-24T19:09:00Z">
        <w:r w:rsidR="009C2C4F" w:rsidRPr="00434A46">
          <w:rPr>
            <w:rFonts w:ascii="Verdana" w:hAnsi="Verdana"/>
            <w:color w:val="FF0000"/>
            <w:rPrChange w:id="488" w:author="Ruizi HAN (20125115)" w:date="2020-12-02T02:04:00Z">
              <w:rPr>
                <w:color w:val="FF0000"/>
              </w:rPr>
            </w:rPrChange>
          </w:rPr>
          <w:t xml:space="preserve">This </w:t>
        </w:r>
      </w:ins>
      <w:r w:rsidRPr="00434A46">
        <w:rPr>
          <w:rFonts w:ascii="Verdana" w:hAnsi="Verdana"/>
          <w:color w:val="FF0000"/>
          <w:rPrChange w:id="489" w:author="Ruizi HAN (20125115)" w:date="2020-12-02T02:04:00Z">
            <w:rPr>
              <w:color w:val="FF0000"/>
            </w:rPr>
          </w:rPrChange>
        </w:rPr>
        <w:t xml:space="preserve">means </w:t>
      </w:r>
      <w:del w:id="490" w:author="陈诗量" w:date="2020-11-24T19:10:00Z">
        <w:r w:rsidRPr="00434A46" w:rsidDel="00B77280">
          <w:rPr>
            <w:rFonts w:ascii="Verdana" w:hAnsi="Verdana"/>
            <w:color w:val="FF0000"/>
            <w:rPrChange w:id="491" w:author="Ruizi HAN (20125115)" w:date="2020-12-02T02:04:00Z">
              <w:rPr>
                <w:color w:val="FF0000"/>
              </w:rPr>
            </w:rPrChange>
          </w:rPr>
          <w:delText xml:space="preserve">we </w:delText>
        </w:r>
      </w:del>
      <w:ins w:id="492" w:author="陈诗量" w:date="2020-11-24T19:10:00Z">
        <w:r w:rsidR="00B77280" w:rsidRPr="00434A46">
          <w:rPr>
            <w:rFonts w:ascii="Verdana" w:hAnsi="Verdana"/>
            <w:color w:val="FF0000"/>
            <w:rPrChange w:id="493" w:author="Ruizi HAN (20125115)" w:date="2020-12-02T02:04:00Z">
              <w:rPr>
                <w:color w:val="FF0000"/>
              </w:rPr>
            </w:rPrChange>
          </w:rPr>
          <w:t xml:space="preserve">Team 10 </w:t>
        </w:r>
      </w:ins>
      <w:r w:rsidRPr="00434A46">
        <w:rPr>
          <w:rFonts w:ascii="Verdana" w:hAnsi="Verdana"/>
          <w:color w:val="FF0000"/>
          <w:rPrChange w:id="494" w:author="Ruizi HAN (20125115)" w:date="2020-12-02T02:04:00Z">
            <w:rPr>
              <w:color w:val="FF0000"/>
            </w:rPr>
          </w:rPrChange>
        </w:rPr>
        <w:t>may reduce some of the interactive game design and pay more attention to the functions</w:t>
      </w:r>
      <w:ins w:id="495" w:author="陈诗量" w:date="2020-11-25T14:28:00Z">
        <w:r w:rsidR="0079424D" w:rsidRPr="00434A46">
          <w:rPr>
            <w:rFonts w:ascii="Verdana" w:hAnsi="Verdana"/>
            <w:color w:val="FF0000"/>
            <w:rPrChange w:id="496" w:author="Ruizi HAN (20125115)" w:date="2020-12-02T02:04:00Z">
              <w:rPr>
                <w:color w:val="FF0000"/>
              </w:rPr>
            </w:rPrChange>
          </w:rPr>
          <w:t>,</w:t>
        </w:r>
      </w:ins>
      <w:r w:rsidRPr="00434A46">
        <w:rPr>
          <w:rFonts w:ascii="Verdana" w:hAnsi="Verdana"/>
          <w:color w:val="FF0000"/>
          <w:rPrChange w:id="497" w:author="Ruizi HAN (20125115)" w:date="2020-12-02T02:04:00Z">
            <w:rPr>
              <w:color w:val="FF0000"/>
            </w:rPr>
          </w:rPrChange>
        </w:rPr>
        <w:t xml:space="preserve"> which </w:t>
      </w:r>
      <w:del w:id="498" w:author="陈诗量" w:date="2020-11-24T19:13:00Z">
        <w:r w:rsidR="00C25910" w:rsidRPr="00434A46" w:rsidDel="000314BF">
          <w:rPr>
            <w:rFonts w:ascii="Verdana" w:hAnsi="Verdana"/>
            <w:color w:val="FF0000"/>
            <w:rPrChange w:id="499" w:author="Ruizi HAN (20125115)" w:date="2020-12-02T02:04:00Z">
              <w:rPr>
                <w:color w:val="FF0000"/>
              </w:rPr>
            </w:rPrChange>
          </w:rPr>
          <w:delText xml:space="preserve">can </w:delText>
        </w:r>
      </w:del>
      <w:ins w:id="500" w:author="陈诗量" w:date="2020-11-24T19:13:00Z">
        <w:r w:rsidR="000314BF" w:rsidRPr="00434A46">
          <w:rPr>
            <w:rFonts w:ascii="Verdana" w:hAnsi="Verdana"/>
            <w:color w:val="FF0000"/>
            <w:rPrChange w:id="501" w:author="Ruizi HAN (20125115)" w:date="2020-12-02T02:04:00Z">
              <w:rPr>
                <w:color w:val="FF0000"/>
              </w:rPr>
            </w:rPrChange>
          </w:rPr>
          <w:t xml:space="preserve">could </w:t>
        </w:r>
      </w:ins>
      <w:r w:rsidRPr="00434A46">
        <w:rPr>
          <w:rFonts w:ascii="Verdana" w:hAnsi="Verdana"/>
          <w:color w:val="FF0000"/>
          <w:rPrChange w:id="502" w:author="Ruizi HAN (20125115)" w:date="2020-12-02T02:04:00Z">
            <w:rPr>
              <w:color w:val="FF0000"/>
            </w:rPr>
          </w:rPrChange>
        </w:rPr>
        <w:t>provide more help for learning and understanding the algorithms.</w:t>
      </w:r>
    </w:p>
    <w:p w14:paraId="791A7896" w14:textId="77777777" w:rsidR="00BF0F22" w:rsidRPr="00434A46" w:rsidRDefault="00BF0F22" w:rsidP="00BF0F22">
      <w:pPr>
        <w:rPr>
          <w:rFonts w:ascii="Verdana" w:hAnsi="Verdana"/>
          <w:rPrChange w:id="503" w:author="Ruizi HAN (20125115)" w:date="2020-12-02T02:04:00Z">
            <w:rPr/>
          </w:rPrChange>
        </w:rPr>
      </w:pPr>
    </w:p>
    <w:p w14:paraId="36D705C8" w14:textId="439613D1" w:rsidR="00A1670A" w:rsidRPr="00434A46" w:rsidRDefault="000E4FF4" w:rsidP="00A1670A">
      <w:pPr>
        <w:ind w:left="360"/>
        <w:rPr>
          <w:rFonts w:ascii="Verdana" w:hAnsi="Verdana"/>
          <w:b/>
          <w:bCs/>
          <w:color w:val="000000"/>
          <w:rPrChange w:id="504" w:author="Ruizi HAN (20125115)" w:date="2020-12-02T02:04:00Z">
            <w:rPr>
              <w:color w:val="000000"/>
            </w:rPr>
          </w:rPrChange>
        </w:rPr>
      </w:pPr>
      <w:r w:rsidRPr="00434A46">
        <w:rPr>
          <w:rFonts w:ascii="Verdana" w:hAnsi="Verdana"/>
          <w:b/>
          <w:bCs/>
          <w:rPrChange w:id="505" w:author="Ruizi HAN (20125115)" w:date="2020-12-02T02:04:00Z">
            <w:rPr>
              <w:rFonts w:hint="eastAsia"/>
            </w:rPr>
          </w:rPrChange>
        </w:rPr>
        <w:lastRenderedPageBreak/>
        <w:t>Q</w:t>
      </w:r>
      <w:r w:rsidRPr="00434A46">
        <w:rPr>
          <w:rFonts w:ascii="Verdana" w:hAnsi="Verdana"/>
          <w:b/>
          <w:bCs/>
          <w:rPrChange w:id="506" w:author="Ruizi HAN (20125115)" w:date="2020-12-02T02:04:00Z">
            <w:rPr/>
          </w:rPrChange>
        </w:rPr>
        <w:t xml:space="preserve">uestion6. </w:t>
      </w:r>
      <w:r w:rsidRPr="00434A46">
        <w:rPr>
          <w:rFonts w:ascii="Verdana" w:hAnsi="Verdana"/>
          <w:b/>
          <w:bCs/>
          <w:color w:val="000000"/>
          <w:rPrChange w:id="507" w:author="Ruizi HAN (20125115)" w:date="2020-12-02T02:04:00Z">
            <w:rPr>
              <w:color w:val="000000"/>
            </w:rPr>
          </w:rPrChange>
        </w:rPr>
        <w:t>How much time are you willing to spend each time using our software?</w:t>
      </w:r>
    </w:p>
    <w:p w14:paraId="6F83001B" w14:textId="29AF2390" w:rsidR="000E4FF4" w:rsidRPr="00434A46" w:rsidRDefault="00542827" w:rsidP="00542827">
      <w:pPr>
        <w:ind w:left="360"/>
        <w:jc w:val="center"/>
        <w:rPr>
          <w:rFonts w:ascii="Verdana" w:hAnsi="Verdana"/>
          <w:color w:val="000000"/>
          <w:rPrChange w:id="508" w:author="Ruizi HAN (20125115)" w:date="2020-12-02T02:04:00Z">
            <w:rPr>
              <w:color w:val="000000"/>
            </w:rPr>
          </w:rPrChange>
        </w:rPr>
      </w:pPr>
      <w:r w:rsidRPr="00434A46">
        <w:rPr>
          <w:rFonts w:ascii="Verdana" w:hAnsi="Verdana"/>
          <w:noProof/>
          <w:rPrChange w:id="509" w:author="Ruizi HAN (20125115)" w:date="2020-12-02T02:04:00Z">
            <w:rPr>
              <w:noProof/>
            </w:rPr>
          </w:rPrChange>
        </w:rPr>
        <w:drawing>
          <wp:inline distT="0" distB="0" distL="0" distR="0" wp14:anchorId="3EF425C0" wp14:editId="375919CE">
            <wp:extent cx="2763024" cy="1660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331" cy="1675487"/>
                    </a:xfrm>
                    <a:prstGeom prst="rect">
                      <a:avLst/>
                    </a:prstGeom>
                    <a:noFill/>
                  </pic:spPr>
                </pic:pic>
              </a:graphicData>
            </a:graphic>
          </wp:inline>
        </w:drawing>
      </w:r>
    </w:p>
    <w:p w14:paraId="689ED3C3" w14:textId="252F0486" w:rsidR="000E4FF4" w:rsidRPr="00434A46" w:rsidRDefault="000E4FF4" w:rsidP="000E4FF4">
      <w:pPr>
        <w:ind w:left="360"/>
        <w:jc w:val="center"/>
        <w:rPr>
          <w:rFonts w:ascii="Verdana" w:hAnsi="Verdana"/>
          <w:rPrChange w:id="510" w:author="Ruizi HAN (20125115)" w:date="2020-12-02T02:04:00Z">
            <w:rPr/>
          </w:rPrChange>
        </w:rPr>
      </w:pPr>
      <w:r w:rsidRPr="00434A46">
        <w:rPr>
          <w:rFonts w:ascii="Verdana" w:hAnsi="Verdana"/>
          <w:rPrChange w:id="511" w:author="Ruizi HAN (20125115)" w:date="2020-12-02T02:04:00Z">
            <w:rPr>
              <w:rFonts w:hint="eastAsia"/>
            </w:rPr>
          </w:rPrChange>
        </w:rPr>
        <w:t>F</w:t>
      </w:r>
      <w:r w:rsidRPr="00434A46">
        <w:rPr>
          <w:rFonts w:ascii="Verdana" w:hAnsi="Verdana"/>
          <w:rPrChange w:id="512" w:author="Ruizi HAN (20125115)" w:date="2020-12-02T02:04:00Z">
            <w:rPr/>
          </w:rPrChange>
        </w:rPr>
        <w:t xml:space="preserve">ig6. The </w:t>
      </w:r>
      <w:r w:rsidR="00542827" w:rsidRPr="00434A46">
        <w:rPr>
          <w:rFonts w:ascii="Verdana" w:hAnsi="Verdana"/>
          <w:rPrChange w:id="513" w:author="Ruizi HAN (20125115)" w:date="2020-12-02T02:04:00Z">
            <w:rPr/>
          </w:rPrChange>
        </w:rPr>
        <w:t>pie</w:t>
      </w:r>
      <w:r w:rsidRPr="00434A46">
        <w:rPr>
          <w:rFonts w:ascii="Verdana" w:hAnsi="Verdana"/>
          <w:rPrChange w:id="514" w:author="Ruizi HAN (20125115)" w:date="2020-12-02T02:04:00Z">
            <w:rPr/>
          </w:rPrChange>
        </w:rPr>
        <w:t xml:space="preserve"> chart of results of question 6.</w:t>
      </w:r>
    </w:p>
    <w:p w14:paraId="62557D2F" w14:textId="2F54FFD0" w:rsidR="000E4FF4" w:rsidRPr="00434A46" w:rsidRDefault="000E4FF4" w:rsidP="00A1670A">
      <w:pPr>
        <w:ind w:left="360"/>
        <w:rPr>
          <w:rFonts w:ascii="Verdana" w:hAnsi="Verdana"/>
          <w:color w:val="000000"/>
          <w:rPrChange w:id="515" w:author="Ruizi HAN (20125115)" w:date="2020-12-02T02:04:00Z">
            <w:rPr>
              <w:color w:val="000000"/>
            </w:rPr>
          </w:rPrChange>
        </w:rPr>
      </w:pPr>
    </w:p>
    <w:p w14:paraId="6AE68B2D" w14:textId="4684E1A4" w:rsidR="00C25910" w:rsidRPr="00434A46" w:rsidRDefault="00C25910" w:rsidP="00A1670A">
      <w:pPr>
        <w:ind w:left="360"/>
        <w:rPr>
          <w:rFonts w:ascii="Verdana" w:hAnsi="Verdana"/>
          <w:color w:val="FF0000"/>
          <w:rPrChange w:id="516" w:author="Ruizi HAN (20125115)" w:date="2020-12-02T02:04:00Z">
            <w:rPr>
              <w:color w:val="FF0000"/>
            </w:rPr>
          </w:rPrChange>
        </w:rPr>
      </w:pPr>
      <w:r w:rsidRPr="00434A46">
        <w:rPr>
          <w:rFonts w:ascii="Verdana" w:hAnsi="Verdana"/>
          <w:color w:val="000000"/>
          <w:rPrChange w:id="517" w:author="Ruizi HAN (20125115)" w:date="2020-12-02T02:04:00Z">
            <w:rPr>
              <w:color w:val="000000"/>
            </w:rPr>
          </w:rPrChange>
        </w:rPr>
        <w:t xml:space="preserve">In general, the participants thought that within 60 minutes was acceptable for them to learn each time. More than half of the participants chose to spend 15-30 minutes each time. </w:t>
      </w:r>
      <w:del w:id="518" w:author="陈诗量" w:date="2020-11-24T19:14:00Z">
        <w:r w:rsidRPr="00434A46" w:rsidDel="00F77910">
          <w:rPr>
            <w:rFonts w:ascii="Verdana" w:hAnsi="Verdana"/>
            <w:color w:val="FF0000"/>
            <w:rPrChange w:id="519" w:author="Ruizi HAN (20125115)" w:date="2020-12-02T02:04:00Z">
              <w:rPr>
                <w:color w:val="FF0000"/>
              </w:rPr>
            </w:rPrChange>
          </w:rPr>
          <w:delText>That reminds us</w:delText>
        </w:r>
      </w:del>
      <w:ins w:id="520" w:author="陈诗量" w:date="2020-11-24T19:14:00Z">
        <w:r w:rsidR="00F77910" w:rsidRPr="00434A46">
          <w:rPr>
            <w:rFonts w:ascii="Verdana" w:hAnsi="Verdana"/>
            <w:color w:val="FF0000"/>
            <w:rPrChange w:id="521" w:author="Ruizi HAN (20125115)" w:date="2020-12-02T02:04:00Z">
              <w:rPr>
                <w:color w:val="FF0000"/>
              </w:rPr>
            </w:rPrChange>
          </w:rPr>
          <w:t>T</w:t>
        </w:r>
      </w:ins>
      <w:ins w:id="522" w:author="陈诗量" w:date="2020-11-24T19:15:00Z">
        <w:r w:rsidR="00F77910" w:rsidRPr="00434A46">
          <w:rPr>
            <w:rFonts w:ascii="Verdana" w:hAnsi="Verdana"/>
            <w:color w:val="FF0000"/>
            <w:rPrChange w:id="523" w:author="Ruizi HAN (20125115)" w:date="2020-12-02T02:04:00Z">
              <w:rPr>
                <w:color w:val="FF0000"/>
              </w:rPr>
            </w:rPrChange>
          </w:rPr>
          <w:t>his shows</w:t>
        </w:r>
      </w:ins>
      <w:r w:rsidRPr="00434A46">
        <w:rPr>
          <w:rFonts w:ascii="Verdana" w:hAnsi="Verdana"/>
          <w:color w:val="FF0000"/>
          <w:rPrChange w:id="524" w:author="Ruizi HAN (20125115)" w:date="2020-12-02T02:04:00Z">
            <w:rPr>
              <w:color w:val="FF0000"/>
            </w:rPr>
          </w:rPrChange>
        </w:rPr>
        <w:t xml:space="preserve"> that it is better to control </w:t>
      </w:r>
      <w:ins w:id="525" w:author="陈诗量" w:date="2020-11-25T14:29:00Z">
        <w:r w:rsidR="0079424D" w:rsidRPr="00434A46">
          <w:rPr>
            <w:rFonts w:ascii="Verdana" w:hAnsi="Verdana"/>
            <w:color w:val="FF0000"/>
            <w:rPrChange w:id="526" w:author="Ruizi HAN (20125115)" w:date="2020-12-02T02:04:00Z">
              <w:rPr>
                <w:color w:val="FF0000"/>
              </w:rPr>
            </w:rPrChange>
          </w:rPr>
          <w:t>one single algorithm’s</w:t>
        </w:r>
      </w:ins>
      <w:del w:id="527" w:author="陈诗量" w:date="2020-11-25T14:29:00Z">
        <w:r w:rsidRPr="00434A46" w:rsidDel="0079424D">
          <w:rPr>
            <w:rFonts w:ascii="Verdana" w:hAnsi="Verdana"/>
            <w:color w:val="FF0000"/>
            <w:rPrChange w:id="528" w:author="Ruizi HAN (20125115)" w:date="2020-12-02T02:04:00Z">
              <w:rPr>
                <w:color w:val="FF0000"/>
              </w:rPr>
            </w:rPrChange>
          </w:rPr>
          <w:delText>the</w:delText>
        </w:r>
      </w:del>
      <w:r w:rsidRPr="00434A46">
        <w:rPr>
          <w:rFonts w:ascii="Verdana" w:hAnsi="Verdana"/>
          <w:color w:val="FF0000"/>
          <w:rPrChange w:id="529" w:author="Ruizi HAN (20125115)" w:date="2020-12-02T02:04:00Z">
            <w:rPr>
              <w:color w:val="FF0000"/>
            </w:rPr>
          </w:rPrChange>
        </w:rPr>
        <w:t xml:space="preserve"> learning time of </w:t>
      </w:r>
      <w:del w:id="530" w:author="陈诗量" w:date="2020-11-25T14:29:00Z">
        <w:r w:rsidRPr="00434A46" w:rsidDel="0079424D">
          <w:rPr>
            <w:rFonts w:ascii="Verdana" w:hAnsi="Verdana"/>
            <w:color w:val="FF0000"/>
            <w:rPrChange w:id="531" w:author="Ruizi HAN (20125115)" w:date="2020-12-02T02:04:00Z">
              <w:rPr>
                <w:color w:val="FF0000"/>
              </w:rPr>
            </w:rPrChange>
          </w:rPr>
          <w:delText xml:space="preserve">one single algorithm </w:delText>
        </w:r>
      </w:del>
      <w:r w:rsidRPr="00434A46">
        <w:rPr>
          <w:rFonts w:ascii="Verdana" w:hAnsi="Verdana"/>
          <w:color w:val="FF0000"/>
          <w:rPrChange w:id="532" w:author="Ruizi HAN (20125115)" w:date="2020-12-02T02:04:00Z">
            <w:rPr>
              <w:color w:val="FF0000"/>
            </w:rPr>
          </w:rPrChange>
        </w:rPr>
        <w:t>within about 30 minutes.</w:t>
      </w:r>
    </w:p>
    <w:p w14:paraId="523C8D19" w14:textId="77777777" w:rsidR="004970B7" w:rsidRPr="00434A46" w:rsidRDefault="004970B7" w:rsidP="00BF0F22">
      <w:pPr>
        <w:rPr>
          <w:rFonts w:ascii="Verdana" w:hAnsi="Verdana"/>
          <w:color w:val="000000"/>
          <w:rPrChange w:id="533" w:author="Ruizi HAN (20125115)" w:date="2020-12-02T02:04:00Z">
            <w:rPr>
              <w:color w:val="000000"/>
            </w:rPr>
          </w:rPrChange>
        </w:rPr>
      </w:pPr>
    </w:p>
    <w:p w14:paraId="3C73C505" w14:textId="7CC0EB17" w:rsidR="000E4FF4" w:rsidRPr="00434A46" w:rsidRDefault="000E4FF4" w:rsidP="00A1670A">
      <w:pPr>
        <w:ind w:left="360"/>
        <w:rPr>
          <w:rFonts w:ascii="Verdana" w:hAnsi="Verdana"/>
          <w:b/>
          <w:bCs/>
          <w:color w:val="000000"/>
          <w:rPrChange w:id="534" w:author="Ruizi HAN (20125115)" w:date="2020-12-02T02:04:00Z">
            <w:rPr>
              <w:color w:val="000000"/>
            </w:rPr>
          </w:rPrChange>
        </w:rPr>
      </w:pPr>
      <w:r w:rsidRPr="00434A46">
        <w:rPr>
          <w:rFonts w:ascii="Verdana" w:hAnsi="Verdana"/>
          <w:b/>
          <w:bCs/>
          <w:color w:val="000000"/>
          <w:rPrChange w:id="535" w:author="Ruizi HAN (20125115)" w:date="2020-12-02T02:04:00Z">
            <w:rPr>
              <w:rFonts w:hint="eastAsia"/>
              <w:color w:val="000000"/>
            </w:rPr>
          </w:rPrChange>
        </w:rPr>
        <w:t>Q</w:t>
      </w:r>
      <w:r w:rsidRPr="00434A46">
        <w:rPr>
          <w:rFonts w:ascii="Verdana" w:hAnsi="Verdana"/>
          <w:b/>
          <w:bCs/>
          <w:color w:val="000000"/>
          <w:rPrChange w:id="536" w:author="Ruizi HAN (20125115)" w:date="2020-12-02T02:04:00Z">
            <w:rPr>
              <w:color w:val="000000"/>
            </w:rPr>
          </w:rPrChange>
        </w:rPr>
        <w:t>uestion7. You learn algorithms or programming mainly by:</w:t>
      </w:r>
    </w:p>
    <w:p w14:paraId="1007C546" w14:textId="7F6F9B6E" w:rsidR="000E4FF4" w:rsidRPr="00434A46" w:rsidRDefault="00542827" w:rsidP="00542827">
      <w:pPr>
        <w:ind w:left="360"/>
        <w:jc w:val="center"/>
        <w:rPr>
          <w:rFonts w:ascii="Verdana" w:hAnsi="Verdana"/>
          <w:color w:val="000000"/>
          <w:rPrChange w:id="537" w:author="Ruizi HAN (20125115)" w:date="2020-12-02T02:04:00Z">
            <w:rPr>
              <w:color w:val="000000"/>
            </w:rPr>
          </w:rPrChange>
        </w:rPr>
      </w:pPr>
      <w:r w:rsidRPr="00434A46">
        <w:rPr>
          <w:rFonts w:ascii="Verdana" w:hAnsi="Verdana"/>
          <w:noProof/>
          <w:rPrChange w:id="538" w:author="Ruizi HAN (20125115)" w:date="2020-12-02T02:04:00Z">
            <w:rPr>
              <w:noProof/>
            </w:rPr>
          </w:rPrChange>
        </w:rPr>
        <w:drawing>
          <wp:inline distT="0" distB="0" distL="0" distR="0" wp14:anchorId="77AAB728" wp14:editId="6B415E75">
            <wp:extent cx="2769085" cy="16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1401" cy="1683944"/>
                    </a:xfrm>
                    <a:prstGeom prst="rect">
                      <a:avLst/>
                    </a:prstGeom>
                    <a:noFill/>
                  </pic:spPr>
                </pic:pic>
              </a:graphicData>
            </a:graphic>
          </wp:inline>
        </w:drawing>
      </w:r>
    </w:p>
    <w:p w14:paraId="34B5BBEC" w14:textId="5CA4F287" w:rsidR="000E4FF4" w:rsidRPr="00434A46" w:rsidRDefault="000E4FF4" w:rsidP="000E4FF4">
      <w:pPr>
        <w:ind w:left="360"/>
        <w:jc w:val="center"/>
        <w:rPr>
          <w:rFonts w:ascii="Verdana" w:hAnsi="Verdana"/>
          <w:rPrChange w:id="539" w:author="Ruizi HAN (20125115)" w:date="2020-12-02T02:04:00Z">
            <w:rPr/>
          </w:rPrChange>
        </w:rPr>
      </w:pPr>
      <w:r w:rsidRPr="00434A46">
        <w:rPr>
          <w:rFonts w:ascii="Verdana" w:hAnsi="Verdana"/>
          <w:rPrChange w:id="540" w:author="Ruizi HAN (20125115)" w:date="2020-12-02T02:04:00Z">
            <w:rPr>
              <w:rFonts w:hint="eastAsia"/>
            </w:rPr>
          </w:rPrChange>
        </w:rPr>
        <w:t>F</w:t>
      </w:r>
      <w:r w:rsidRPr="00434A46">
        <w:rPr>
          <w:rFonts w:ascii="Verdana" w:hAnsi="Verdana"/>
          <w:rPrChange w:id="541" w:author="Ruizi HAN (20125115)" w:date="2020-12-02T02:04:00Z">
            <w:rPr/>
          </w:rPrChange>
        </w:rPr>
        <w:t xml:space="preserve">ig7. The </w:t>
      </w:r>
      <w:r w:rsidR="00542827" w:rsidRPr="00434A46">
        <w:rPr>
          <w:rFonts w:ascii="Verdana" w:hAnsi="Verdana"/>
          <w:rPrChange w:id="542" w:author="Ruizi HAN (20125115)" w:date="2020-12-02T02:04:00Z">
            <w:rPr/>
          </w:rPrChange>
        </w:rPr>
        <w:t>pie</w:t>
      </w:r>
      <w:r w:rsidRPr="00434A46">
        <w:rPr>
          <w:rFonts w:ascii="Verdana" w:hAnsi="Verdana"/>
          <w:rPrChange w:id="543" w:author="Ruizi HAN (20125115)" w:date="2020-12-02T02:04:00Z">
            <w:rPr/>
          </w:rPrChange>
        </w:rPr>
        <w:t xml:space="preserve"> chart of results of question 7.</w:t>
      </w:r>
    </w:p>
    <w:p w14:paraId="5983A856" w14:textId="062D6789" w:rsidR="000E4FF4" w:rsidRPr="00434A46" w:rsidRDefault="000E4FF4" w:rsidP="000E4FF4">
      <w:pPr>
        <w:ind w:left="360"/>
        <w:rPr>
          <w:rFonts w:ascii="Verdana" w:hAnsi="Verdana"/>
          <w:rPrChange w:id="544" w:author="Ruizi HAN (20125115)" w:date="2020-12-02T02:04:00Z">
            <w:rPr/>
          </w:rPrChange>
        </w:rPr>
      </w:pPr>
    </w:p>
    <w:p w14:paraId="57A0FF86" w14:textId="28EBA0CD" w:rsidR="004970B7" w:rsidRPr="00434A46" w:rsidRDefault="00491B26" w:rsidP="004970B7">
      <w:pPr>
        <w:ind w:left="360"/>
        <w:rPr>
          <w:rFonts w:ascii="Verdana" w:hAnsi="Verdana"/>
          <w:color w:val="FF0000"/>
          <w:rPrChange w:id="545" w:author="Ruizi HAN (20125115)" w:date="2020-12-02T02:04:00Z">
            <w:rPr>
              <w:color w:val="FF0000"/>
            </w:rPr>
          </w:rPrChange>
        </w:rPr>
      </w:pPr>
      <w:del w:id="546" w:author="陈诗量" w:date="2020-11-24T19:16:00Z">
        <w:r w:rsidRPr="00434A46" w:rsidDel="00780C56">
          <w:rPr>
            <w:rFonts w:ascii="Verdana" w:hAnsi="Verdana"/>
            <w:rPrChange w:id="547" w:author="Ruizi HAN (20125115)" w:date="2020-12-02T02:04:00Z">
              <w:rPr>
                <w:rFonts w:hint="eastAsia"/>
              </w:rPr>
            </w:rPrChange>
          </w:rPr>
          <w:delText>O</w:delText>
        </w:r>
        <w:r w:rsidRPr="00434A46" w:rsidDel="00780C56">
          <w:rPr>
            <w:rFonts w:ascii="Verdana" w:hAnsi="Verdana"/>
            <w:rPrChange w:id="548" w:author="Ruizi HAN (20125115)" w:date="2020-12-02T02:04:00Z">
              <w:rPr/>
            </w:rPrChange>
          </w:rPr>
          <w:delText>bviously, in</w:delText>
        </w:r>
      </w:del>
      <w:ins w:id="549" w:author="陈诗量" w:date="2020-11-24T19:16:00Z">
        <w:r w:rsidR="00780C56" w:rsidRPr="00434A46">
          <w:rPr>
            <w:rFonts w:ascii="Verdana" w:hAnsi="Verdana"/>
            <w:rPrChange w:id="550" w:author="Ruizi HAN (20125115)" w:date="2020-12-02T02:04:00Z">
              <w:rPr/>
            </w:rPrChange>
          </w:rPr>
          <w:t>In</w:t>
        </w:r>
      </w:ins>
      <w:r w:rsidRPr="00434A46">
        <w:rPr>
          <w:rFonts w:ascii="Verdana" w:hAnsi="Verdana"/>
          <w:rPrChange w:id="551" w:author="Ruizi HAN (20125115)" w:date="2020-12-02T02:04:00Z">
            <w:rPr/>
          </w:rPrChange>
        </w:rPr>
        <w:t xml:space="preserve"> addition to the </w:t>
      </w:r>
      <w:ins w:id="552" w:author="陈诗量" w:date="2020-11-25T14:30:00Z">
        <w:r w:rsidR="0079424D" w:rsidRPr="00434A46">
          <w:rPr>
            <w:rFonts w:ascii="Verdana" w:hAnsi="Verdana"/>
            <w:rPrChange w:id="553" w:author="Ruizi HAN (20125115)" w:date="2020-12-02T02:04:00Z">
              <w:rPr/>
            </w:rPrChange>
          </w:rPr>
          <w:t>university's courses</w:t>
        </w:r>
      </w:ins>
      <w:del w:id="554" w:author="陈诗量" w:date="2020-11-25T14:30:00Z">
        <w:r w:rsidRPr="00434A46" w:rsidDel="0079424D">
          <w:rPr>
            <w:rFonts w:ascii="Verdana" w:hAnsi="Verdana"/>
            <w:rPrChange w:id="555" w:author="Ruizi HAN (20125115)" w:date="2020-12-02T02:04:00Z">
              <w:rPr/>
            </w:rPrChange>
          </w:rPr>
          <w:delText>courses provided by the university</w:delText>
        </w:r>
      </w:del>
      <w:r w:rsidRPr="00434A46">
        <w:rPr>
          <w:rFonts w:ascii="Verdana" w:hAnsi="Verdana"/>
          <w:rPrChange w:id="556" w:author="Ruizi HAN (20125115)" w:date="2020-12-02T02:04:00Z">
            <w:rPr/>
          </w:rPrChange>
        </w:rPr>
        <w:t xml:space="preserve">, there are </w:t>
      </w:r>
      <w:del w:id="557" w:author="陈诗量" w:date="2020-11-24T19:17:00Z">
        <w:r w:rsidRPr="00434A46" w:rsidDel="003C7DCB">
          <w:rPr>
            <w:rFonts w:ascii="Verdana" w:hAnsi="Verdana"/>
            <w:rPrChange w:id="558" w:author="Ruizi HAN (20125115)" w:date="2020-12-02T02:04:00Z">
              <w:rPr/>
            </w:rPrChange>
          </w:rPr>
          <w:delText xml:space="preserve">still </w:delText>
        </w:r>
      </w:del>
      <w:r w:rsidRPr="00434A46">
        <w:rPr>
          <w:rFonts w:ascii="Verdana" w:hAnsi="Verdana"/>
          <w:rPrChange w:id="559" w:author="Ruizi HAN (20125115)" w:date="2020-12-02T02:04:00Z">
            <w:rPr/>
          </w:rPrChange>
        </w:rPr>
        <w:t xml:space="preserve">a large number of students learning sorting algorithms on website platforms. </w:t>
      </w:r>
      <w:del w:id="560" w:author="陈诗量" w:date="2020-11-24T19:18:00Z">
        <w:r w:rsidRPr="00434A46" w:rsidDel="00060364">
          <w:rPr>
            <w:rFonts w:ascii="Verdana" w:hAnsi="Verdana"/>
            <w:rPrChange w:id="561" w:author="Ruizi HAN (20125115)" w:date="2020-12-02T02:04:00Z">
              <w:rPr/>
            </w:rPrChange>
          </w:rPr>
          <w:delText>It is worth noting that the v</w:delText>
        </w:r>
      </w:del>
      <w:ins w:id="562" w:author="陈诗量" w:date="2020-11-24T19:18:00Z">
        <w:r w:rsidR="00060364" w:rsidRPr="00434A46">
          <w:rPr>
            <w:rFonts w:ascii="Verdana" w:hAnsi="Verdana"/>
            <w:rPrChange w:id="563" w:author="Ruizi HAN (20125115)" w:date="2020-12-02T02:04:00Z">
              <w:rPr/>
            </w:rPrChange>
          </w:rPr>
          <w:t>V</w:t>
        </w:r>
      </w:ins>
      <w:r w:rsidRPr="00434A46">
        <w:rPr>
          <w:rFonts w:ascii="Verdana" w:hAnsi="Verdana"/>
          <w:rPrChange w:id="564" w:author="Ruizi HAN (20125115)" w:date="2020-12-02T02:04:00Z">
            <w:rPr/>
          </w:rPrChange>
        </w:rPr>
        <w:t xml:space="preserve">ideo teaching software is </w:t>
      </w:r>
      <w:del w:id="565" w:author="陈诗量" w:date="2020-11-25T14:30:00Z">
        <w:r w:rsidRPr="00434A46" w:rsidDel="0079424D">
          <w:rPr>
            <w:rFonts w:ascii="Verdana" w:hAnsi="Verdana"/>
            <w:rPrChange w:id="566" w:author="Ruizi HAN (20125115)" w:date="2020-12-02T02:04:00Z">
              <w:rPr/>
            </w:rPrChange>
          </w:rPr>
          <w:delText>very popular</w:delText>
        </w:r>
      </w:del>
      <w:ins w:id="567" w:author="陈诗量" w:date="2020-11-25T14:30:00Z">
        <w:r w:rsidR="0079424D" w:rsidRPr="00434A46">
          <w:rPr>
            <w:rFonts w:ascii="Verdana" w:hAnsi="Verdana"/>
            <w:rPrChange w:id="568" w:author="Ruizi HAN (20125115)" w:date="2020-12-02T02:04:00Z">
              <w:rPr/>
            </w:rPrChange>
          </w:rPr>
          <w:t>top-rated</w:t>
        </w:r>
      </w:ins>
      <w:r w:rsidRPr="00434A46">
        <w:rPr>
          <w:rFonts w:ascii="Verdana" w:hAnsi="Verdana"/>
          <w:rPrChange w:id="569" w:author="Ruizi HAN (20125115)" w:date="2020-12-02T02:04:00Z">
            <w:rPr/>
          </w:rPrChange>
        </w:rPr>
        <w:t xml:space="preserve">, which was chosen by </w:t>
      </w:r>
      <w:del w:id="570" w:author="陈诗量" w:date="2020-11-24T19:19:00Z">
        <w:r w:rsidR="00542827" w:rsidRPr="00434A46" w:rsidDel="00436353">
          <w:rPr>
            <w:rFonts w:ascii="Verdana" w:hAnsi="Verdana"/>
            <w:rPrChange w:id="571" w:author="Ruizi HAN (20125115)" w:date="2020-12-02T02:04:00Z">
              <w:rPr/>
            </w:rPrChange>
          </w:rPr>
          <w:delText>45</w:delText>
        </w:r>
      </w:del>
      <w:ins w:id="572" w:author="陈诗量" w:date="2020-11-24T19:19:00Z">
        <w:r w:rsidR="00436353" w:rsidRPr="00434A46">
          <w:rPr>
            <w:rFonts w:ascii="Verdana" w:hAnsi="Verdana"/>
            <w:rPrChange w:id="573" w:author="Ruizi HAN (20125115)" w:date="2020-12-02T02:04:00Z">
              <w:rPr/>
            </w:rPrChange>
          </w:rPr>
          <w:t>34</w:t>
        </w:r>
      </w:ins>
      <w:r w:rsidRPr="00434A46">
        <w:rPr>
          <w:rFonts w:ascii="Verdana" w:hAnsi="Verdana"/>
          <w:rPrChange w:id="574" w:author="Ruizi HAN (20125115)" w:date="2020-12-02T02:04:00Z">
            <w:rPr/>
          </w:rPrChange>
        </w:rPr>
        <w:t xml:space="preserve">% of students. </w:t>
      </w:r>
      <w:r w:rsidR="00542827" w:rsidRPr="00434A46">
        <w:rPr>
          <w:rFonts w:ascii="Verdana" w:hAnsi="Verdana"/>
          <w:rPrChange w:id="575" w:author="Ruizi HAN (20125115)" w:date="2020-12-02T02:04:00Z">
            <w:rPr/>
          </w:rPrChange>
        </w:rPr>
        <w:t>O</w:t>
      </w:r>
      <w:r w:rsidRPr="00434A46">
        <w:rPr>
          <w:rFonts w:ascii="Verdana" w:hAnsi="Verdana"/>
          <w:rPrChange w:id="576" w:author="Ruizi HAN (20125115)" w:date="2020-12-02T02:04:00Z">
            <w:rPr/>
          </w:rPrChange>
        </w:rPr>
        <w:t xml:space="preserve">ther participants preferred to discuss with others </w:t>
      </w:r>
      <w:del w:id="577" w:author="陈诗量" w:date="2020-11-24T19:19:00Z">
        <w:r w:rsidRPr="00434A46" w:rsidDel="00436353">
          <w:rPr>
            <w:rFonts w:ascii="Verdana" w:hAnsi="Verdana"/>
            <w:rPrChange w:id="578" w:author="Ruizi HAN (20125115)" w:date="2020-12-02T02:04:00Z">
              <w:rPr/>
            </w:rPrChange>
          </w:rPr>
          <w:delText>on the</w:delText>
        </w:r>
      </w:del>
      <w:ins w:id="579" w:author="陈诗量" w:date="2020-11-24T19:19:00Z">
        <w:r w:rsidR="00436353" w:rsidRPr="00434A46">
          <w:rPr>
            <w:rFonts w:ascii="Verdana" w:hAnsi="Verdana"/>
            <w:rPrChange w:id="580" w:author="Ruizi HAN (20125115)" w:date="2020-12-02T02:04:00Z">
              <w:rPr/>
            </w:rPrChange>
          </w:rPr>
          <w:t>in</w:t>
        </w:r>
      </w:ins>
      <w:r w:rsidRPr="00434A46">
        <w:rPr>
          <w:rFonts w:ascii="Verdana" w:hAnsi="Verdana"/>
          <w:rPrChange w:id="581" w:author="Ruizi HAN (20125115)" w:date="2020-12-02T02:04:00Z">
            <w:rPr/>
          </w:rPrChange>
        </w:rPr>
        <w:t xml:space="preserve"> forum</w:t>
      </w:r>
      <w:ins w:id="582" w:author="陈诗量" w:date="2020-11-24T19:19:00Z">
        <w:r w:rsidR="00436353" w:rsidRPr="00434A46">
          <w:rPr>
            <w:rFonts w:ascii="Verdana" w:hAnsi="Verdana"/>
            <w:rPrChange w:id="583" w:author="Ruizi HAN (20125115)" w:date="2020-12-02T02:04:00Z">
              <w:rPr/>
            </w:rPrChange>
          </w:rPr>
          <w:t>s</w:t>
        </w:r>
      </w:ins>
      <w:r w:rsidRPr="00434A46">
        <w:rPr>
          <w:rFonts w:ascii="Verdana" w:hAnsi="Verdana"/>
          <w:rPrChange w:id="584" w:author="Ruizi HAN (20125115)" w:date="2020-12-02T02:04:00Z">
            <w:rPr/>
          </w:rPrChange>
        </w:rPr>
        <w:t xml:space="preserve">. It </w:t>
      </w:r>
      <w:r w:rsidR="001D3023" w:rsidRPr="00434A46">
        <w:rPr>
          <w:rFonts w:ascii="Verdana" w:hAnsi="Verdana"/>
          <w:rPrChange w:id="585" w:author="Ruizi HAN (20125115)" w:date="2020-12-02T02:04:00Z">
            <w:rPr/>
          </w:rPrChange>
        </w:rPr>
        <w:t xml:space="preserve">suggests that </w:t>
      </w:r>
      <w:ins w:id="586" w:author="陈诗量" w:date="2020-11-25T14:30:00Z">
        <w:r w:rsidR="0079424D" w:rsidRPr="00434A46">
          <w:rPr>
            <w:rFonts w:ascii="Verdana" w:hAnsi="Verdana"/>
            <w:rPrChange w:id="587" w:author="Ruizi HAN (20125115)" w:date="2020-12-02T02:04:00Z">
              <w:rPr/>
            </w:rPrChange>
          </w:rPr>
          <w:t xml:space="preserve">the </w:t>
        </w:r>
      </w:ins>
      <w:del w:id="588" w:author="陈诗量" w:date="2020-11-24T19:19:00Z">
        <w:r w:rsidR="001D3023" w:rsidRPr="00434A46" w:rsidDel="00436353">
          <w:rPr>
            <w:rFonts w:ascii="Verdana" w:hAnsi="Verdana"/>
            <w:rPrChange w:id="589" w:author="Ruizi HAN (20125115)" w:date="2020-12-02T02:04:00Z">
              <w:rPr/>
            </w:rPrChange>
          </w:rPr>
          <w:delText xml:space="preserve">there is a vast </w:delText>
        </w:r>
      </w:del>
      <w:r w:rsidR="001D3023" w:rsidRPr="00434A46">
        <w:rPr>
          <w:rFonts w:ascii="Verdana" w:hAnsi="Verdana"/>
          <w:rPrChange w:id="590" w:author="Ruizi HAN (20125115)" w:date="2020-12-02T02:04:00Z">
            <w:rPr/>
          </w:rPrChange>
        </w:rPr>
        <w:t>market for our products</w:t>
      </w:r>
      <w:ins w:id="591" w:author="陈诗量" w:date="2020-11-24T19:19:00Z">
        <w:r w:rsidR="00436353" w:rsidRPr="00434A46">
          <w:rPr>
            <w:rFonts w:ascii="Verdana" w:hAnsi="Verdana"/>
            <w:rPrChange w:id="592" w:author="Ruizi HAN (20125115)" w:date="2020-12-02T02:04:00Z">
              <w:rPr/>
            </w:rPrChange>
          </w:rPr>
          <w:t xml:space="preserve"> is vast</w:t>
        </w:r>
      </w:ins>
      <w:r w:rsidR="001D3023" w:rsidRPr="00434A46">
        <w:rPr>
          <w:rFonts w:ascii="Verdana" w:hAnsi="Verdana"/>
          <w:rPrChange w:id="593" w:author="Ruizi HAN (20125115)" w:date="2020-12-02T02:04:00Z">
            <w:rPr/>
          </w:rPrChange>
        </w:rPr>
        <w:t xml:space="preserve">. </w:t>
      </w:r>
      <w:r w:rsidR="001D3023" w:rsidRPr="00434A46">
        <w:rPr>
          <w:rFonts w:ascii="Verdana" w:hAnsi="Verdana"/>
          <w:color w:val="FF0000"/>
          <w:rPrChange w:id="594" w:author="Ruizi HAN (20125115)" w:date="2020-12-02T02:04:00Z">
            <w:rPr>
              <w:color w:val="FF0000"/>
            </w:rPr>
          </w:rPrChange>
        </w:rPr>
        <w:t xml:space="preserve">Moreover, </w:t>
      </w:r>
      <w:del w:id="595" w:author="陈诗量" w:date="2020-11-24T19:19:00Z">
        <w:r w:rsidR="001D3023" w:rsidRPr="00434A46" w:rsidDel="00436353">
          <w:rPr>
            <w:rFonts w:ascii="Verdana" w:hAnsi="Verdana"/>
            <w:color w:val="FF0000"/>
            <w:rPrChange w:id="596" w:author="Ruizi HAN (20125115)" w:date="2020-12-02T02:04:00Z">
              <w:rPr>
                <w:color w:val="FF0000"/>
              </w:rPr>
            </w:rPrChange>
          </w:rPr>
          <w:delText xml:space="preserve">we </w:delText>
        </w:r>
      </w:del>
      <w:ins w:id="597" w:author="陈诗量" w:date="2020-11-24T19:19:00Z">
        <w:r w:rsidR="00436353" w:rsidRPr="00434A46">
          <w:rPr>
            <w:rFonts w:ascii="Verdana" w:hAnsi="Verdana"/>
            <w:color w:val="FF0000"/>
            <w:rPrChange w:id="598" w:author="Ruizi HAN (20125115)" w:date="2020-12-02T02:04:00Z">
              <w:rPr>
                <w:color w:val="FF0000"/>
              </w:rPr>
            </w:rPrChange>
          </w:rPr>
          <w:t xml:space="preserve">Team 10 </w:t>
        </w:r>
      </w:ins>
      <w:r w:rsidR="001D3023" w:rsidRPr="00434A46">
        <w:rPr>
          <w:rFonts w:ascii="Verdana" w:hAnsi="Verdana"/>
          <w:color w:val="FF0000"/>
          <w:rPrChange w:id="599" w:author="Ruizi HAN (20125115)" w:date="2020-12-02T02:04:00Z">
            <w:rPr>
              <w:color w:val="FF0000"/>
            </w:rPr>
          </w:rPrChange>
        </w:rPr>
        <w:t xml:space="preserve">may provide </w:t>
      </w:r>
      <w:r w:rsidR="00522205" w:rsidRPr="00434A46">
        <w:rPr>
          <w:rFonts w:ascii="Verdana" w:hAnsi="Verdana"/>
          <w:color w:val="FF0000"/>
          <w:rPrChange w:id="600" w:author="Ruizi HAN (20125115)" w:date="2020-12-02T02:04:00Z">
            <w:rPr>
              <w:color w:val="FF0000"/>
            </w:rPr>
          </w:rPrChange>
        </w:rPr>
        <w:t>a</w:t>
      </w:r>
      <w:r w:rsidR="001D3023" w:rsidRPr="00434A46">
        <w:rPr>
          <w:rFonts w:ascii="Verdana" w:hAnsi="Verdana"/>
          <w:color w:val="FF0000"/>
          <w:rPrChange w:id="601" w:author="Ruizi HAN (20125115)" w:date="2020-12-02T02:04:00Z">
            <w:rPr>
              <w:color w:val="FF0000"/>
            </w:rPr>
          </w:rPrChange>
        </w:rPr>
        <w:t xml:space="preserve"> function that allows users to share their thoughts with others.</w:t>
      </w:r>
    </w:p>
    <w:p w14:paraId="1EA4B99D" w14:textId="77777777" w:rsidR="001D3023" w:rsidRPr="00434A46" w:rsidRDefault="001D3023" w:rsidP="00491B26">
      <w:pPr>
        <w:ind w:left="360"/>
        <w:rPr>
          <w:rFonts w:ascii="Verdana" w:hAnsi="Verdana"/>
          <w:rPrChange w:id="602" w:author="Ruizi HAN (20125115)" w:date="2020-12-02T02:04:00Z">
            <w:rPr/>
          </w:rPrChange>
        </w:rPr>
      </w:pPr>
    </w:p>
    <w:p w14:paraId="2AD8FCF1" w14:textId="6528173D" w:rsidR="000E4FF4" w:rsidRPr="00434A46" w:rsidRDefault="000E4FF4" w:rsidP="000E4FF4">
      <w:pPr>
        <w:ind w:left="360"/>
        <w:rPr>
          <w:rFonts w:ascii="Verdana" w:hAnsi="Verdana"/>
          <w:b/>
          <w:bCs/>
          <w:color w:val="000000"/>
          <w:rPrChange w:id="603" w:author="Ruizi HAN (20125115)" w:date="2020-12-02T02:04:00Z">
            <w:rPr>
              <w:color w:val="000000"/>
            </w:rPr>
          </w:rPrChange>
        </w:rPr>
      </w:pPr>
      <w:commentRangeStart w:id="604"/>
      <w:r w:rsidRPr="00434A46">
        <w:rPr>
          <w:rFonts w:ascii="Verdana" w:hAnsi="Verdana"/>
          <w:b/>
          <w:bCs/>
          <w:color w:val="000000"/>
          <w:rPrChange w:id="605" w:author="Ruizi HAN (20125115)" w:date="2020-12-02T02:04:00Z">
            <w:rPr>
              <w:rFonts w:hint="eastAsia"/>
              <w:color w:val="000000"/>
            </w:rPr>
          </w:rPrChange>
        </w:rPr>
        <w:t>Q</w:t>
      </w:r>
      <w:r w:rsidRPr="00434A46">
        <w:rPr>
          <w:rFonts w:ascii="Verdana" w:hAnsi="Verdana"/>
          <w:b/>
          <w:bCs/>
          <w:color w:val="000000"/>
          <w:rPrChange w:id="606" w:author="Ruizi HAN (20125115)" w:date="2020-12-02T02:04:00Z">
            <w:rPr>
              <w:color w:val="000000"/>
            </w:rPr>
          </w:rPrChange>
        </w:rPr>
        <w:t>uestion8. Which platform do you prefer to use this software (</w:t>
      </w:r>
      <w:proofErr w:type="gramStart"/>
      <w:r w:rsidRPr="00434A46">
        <w:rPr>
          <w:rFonts w:ascii="Verdana" w:hAnsi="Verdana"/>
          <w:b/>
          <w:bCs/>
          <w:color w:val="000000"/>
          <w:rPrChange w:id="607" w:author="Ruizi HAN (20125115)" w:date="2020-12-02T02:04:00Z">
            <w:rPr>
              <w:color w:val="000000"/>
            </w:rPr>
          </w:rPrChange>
        </w:rPr>
        <w:t>e.g.</w:t>
      </w:r>
      <w:proofErr w:type="gramEnd"/>
      <w:r w:rsidRPr="00434A46">
        <w:rPr>
          <w:rFonts w:ascii="Verdana" w:hAnsi="Verdana"/>
          <w:b/>
          <w:bCs/>
          <w:color w:val="000000"/>
          <w:rPrChange w:id="608" w:author="Ruizi HAN (20125115)" w:date="2020-12-02T02:04:00Z">
            <w:rPr>
              <w:color w:val="000000"/>
            </w:rPr>
          </w:rPrChange>
        </w:rPr>
        <w:t xml:space="preserve"> likes to use mobile terminal most, and computer terminal second, then1 iOS/Android, 2 PC/Mac...) </w:t>
      </w:r>
      <w:commentRangeEnd w:id="604"/>
      <w:r w:rsidR="00760B08" w:rsidRPr="00434A46">
        <w:rPr>
          <w:rStyle w:val="ac"/>
          <w:rFonts w:ascii="Verdana" w:hAnsi="Verdana"/>
          <w:b/>
          <w:bCs/>
          <w:rPrChange w:id="609" w:author="Ruizi HAN (20125115)" w:date="2020-12-02T02:04:00Z">
            <w:rPr>
              <w:rStyle w:val="ac"/>
            </w:rPr>
          </w:rPrChange>
        </w:rPr>
        <w:commentReference w:id="604"/>
      </w:r>
    </w:p>
    <w:p w14:paraId="4E10722D" w14:textId="34B8A07A" w:rsidR="000E4FF4" w:rsidRPr="00434A46" w:rsidRDefault="00542827" w:rsidP="00542827">
      <w:pPr>
        <w:ind w:left="360"/>
        <w:jc w:val="center"/>
        <w:rPr>
          <w:rFonts w:ascii="Verdana" w:hAnsi="Verdana"/>
          <w:rPrChange w:id="610" w:author="Ruizi HAN (20125115)" w:date="2020-12-02T02:04:00Z">
            <w:rPr/>
          </w:rPrChange>
        </w:rPr>
      </w:pPr>
      <w:r w:rsidRPr="00434A46">
        <w:rPr>
          <w:rFonts w:ascii="Verdana" w:hAnsi="Verdana"/>
          <w:noProof/>
          <w:rPrChange w:id="611" w:author="Ruizi HAN (20125115)" w:date="2020-12-02T02:04:00Z">
            <w:rPr>
              <w:noProof/>
            </w:rPr>
          </w:rPrChange>
        </w:rPr>
        <w:lastRenderedPageBreak/>
        <w:drawing>
          <wp:inline distT="0" distB="0" distL="0" distR="0" wp14:anchorId="29F12AEF" wp14:editId="2408D8A9">
            <wp:extent cx="2790894" cy="1677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8059" cy="1699969"/>
                    </a:xfrm>
                    <a:prstGeom prst="rect">
                      <a:avLst/>
                    </a:prstGeom>
                    <a:noFill/>
                  </pic:spPr>
                </pic:pic>
              </a:graphicData>
            </a:graphic>
          </wp:inline>
        </w:drawing>
      </w:r>
    </w:p>
    <w:p w14:paraId="506A0AB2" w14:textId="066FA59B" w:rsidR="000E4FF4" w:rsidRPr="00434A46" w:rsidRDefault="000E4FF4" w:rsidP="000E4FF4">
      <w:pPr>
        <w:ind w:left="360"/>
        <w:jc w:val="center"/>
        <w:rPr>
          <w:rFonts w:ascii="Verdana" w:hAnsi="Verdana"/>
          <w:rPrChange w:id="612" w:author="Ruizi HAN (20125115)" w:date="2020-12-02T02:04:00Z">
            <w:rPr/>
          </w:rPrChange>
        </w:rPr>
      </w:pPr>
      <w:r w:rsidRPr="00434A46">
        <w:rPr>
          <w:rFonts w:ascii="Verdana" w:hAnsi="Verdana"/>
          <w:rPrChange w:id="613" w:author="Ruizi HAN (20125115)" w:date="2020-12-02T02:04:00Z">
            <w:rPr>
              <w:rFonts w:hint="eastAsia"/>
            </w:rPr>
          </w:rPrChange>
        </w:rPr>
        <w:t>F</w:t>
      </w:r>
      <w:r w:rsidRPr="00434A46">
        <w:rPr>
          <w:rFonts w:ascii="Verdana" w:hAnsi="Verdana"/>
          <w:rPrChange w:id="614" w:author="Ruizi HAN (20125115)" w:date="2020-12-02T02:04:00Z">
            <w:rPr/>
          </w:rPrChange>
        </w:rPr>
        <w:t xml:space="preserve">ig8. The </w:t>
      </w:r>
      <w:r w:rsidR="00542827" w:rsidRPr="00434A46">
        <w:rPr>
          <w:rFonts w:ascii="Verdana" w:hAnsi="Verdana"/>
          <w:rPrChange w:id="615" w:author="Ruizi HAN (20125115)" w:date="2020-12-02T02:04:00Z">
            <w:rPr/>
          </w:rPrChange>
        </w:rPr>
        <w:t>pie</w:t>
      </w:r>
      <w:r w:rsidRPr="00434A46">
        <w:rPr>
          <w:rFonts w:ascii="Verdana" w:hAnsi="Verdana"/>
          <w:rPrChange w:id="616" w:author="Ruizi HAN (20125115)" w:date="2020-12-02T02:04:00Z">
            <w:rPr/>
          </w:rPrChange>
        </w:rPr>
        <w:t xml:space="preserve"> chart of results of question 8.</w:t>
      </w:r>
    </w:p>
    <w:p w14:paraId="1A382614" w14:textId="77777777" w:rsidR="001D3023" w:rsidRPr="00434A46" w:rsidRDefault="001D3023" w:rsidP="001D3023">
      <w:pPr>
        <w:ind w:left="360"/>
        <w:rPr>
          <w:rFonts w:ascii="Verdana" w:hAnsi="Verdana"/>
          <w:rPrChange w:id="617" w:author="Ruizi HAN (20125115)" w:date="2020-12-02T02:04:00Z">
            <w:rPr/>
          </w:rPrChange>
        </w:rPr>
      </w:pPr>
    </w:p>
    <w:p w14:paraId="7047092A" w14:textId="5333AE56" w:rsidR="004970B7" w:rsidRPr="00434A46" w:rsidRDefault="001D3023" w:rsidP="00BF0F22">
      <w:pPr>
        <w:ind w:left="360"/>
        <w:rPr>
          <w:rFonts w:ascii="Verdana" w:hAnsi="Verdana"/>
          <w:rPrChange w:id="618" w:author="Ruizi HAN (20125115)" w:date="2020-12-02T02:04:00Z">
            <w:rPr/>
          </w:rPrChange>
        </w:rPr>
      </w:pPr>
      <w:r w:rsidRPr="00434A46">
        <w:rPr>
          <w:rFonts w:ascii="Verdana" w:hAnsi="Verdana"/>
          <w:color w:val="000000"/>
          <w:rPrChange w:id="619" w:author="Ruizi HAN (20125115)" w:date="2020-12-02T02:04:00Z">
            <w:rPr>
              <w:color w:val="000000"/>
            </w:rPr>
          </w:rPrChange>
        </w:rPr>
        <w:t xml:space="preserve">The investigation result demonstrates that </w:t>
      </w:r>
      <w:del w:id="620" w:author="陈诗量" w:date="2020-11-24T19:20:00Z">
        <w:r w:rsidRPr="00434A46" w:rsidDel="003E18A2">
          <w:rPr>
            <w:rFonts w:ascii="Verdana" w:hAnsi="Verdana"/>
            <w:color w:val="000000"/>
            <w:rPrChange w:id="621" w:author="Ruizi HAN (20125115)" w:date="2020-12-02T02:04:00Z">
              <w:rPr>
                <w:color w:val="000000"/>
              </w:rPr>
            </w:rPrChange>
          </w:rPr>
          <w:delText xml:space="preserve">more </w:delText>
        </w:r>
      </w:del>
      <w:ins w:id="622" w:author="陈诗量" w:date="2020-11-24T19:20:00Z">
        <w:r w:rsidR="003E18A2" w:rsidRPr="00434A46">
          <w:rPr>
            <w:rFonts w:ascii="Verdana" w:hAnsi="Verdana"/>
            <w:color w:val="000000"/>
            <w:rPrChange w:id="623" w:author="Ruizi HAN (20125115)" w:date="2020-12-02T02:04:00Z">
              <w:rPr>
                <w:color w:val="000000"/>
              </w:rPr>
            </w:rPrChange>
          </w:rPr>
          <w:t xml:space="preserve">most </w:t>
        </w:r>
      </w:ins>
      <w:r w:rsidRPr="00434A46">
        <w:rPr>
          <w:rFonts w:ascii="Verdana" w:hAnsi="Verdana"/>
          <w:color w:val="000000"/>
          <w:rPrChange w:id="624" w:author="Ruizi HAN (20125115)" w:date="2020-12-02T02:04:00Z">
            <w:rPr>
              <w:color w:val="000000"/>
            </w:rPr>
          </w:rPrChange>
        </w:rPr>
        <w:t xml:space="preserve">participants </w:t>
      </w:r>
      <w:ins w:id="625" w:author="Ruizi HAN (20125115)" w:date="2020-11-28T16:50:00Z">
        <w:r w:rsidR="00760B08" w:rsidRPr="00434A46">
          <w:rPr>
            <w:rFonts w:ascii="Verdana" w:hAnsi="Verdana"/>
            <w:color w:val="000000"/>
            <w:rPrChange w:id="626" w:author="Ruizi HAN (20125115)" w:date="2020-12-02T02:04:00Z">
              <w:rPr>
                <w:rFonts w:hint="eastAsia"/>
                <w:color w:val="000000"/>
              </w:rPr>
            </w:rPrChange>
          </w:rPr>
          <w:t>are</w:t>
        </w:r>
        <w:r w:rsidR="00760B08" w:rsidRPr="00434A46">
          <w:rPr>
            <w:rFonts w:ascii="Verdana" w:hAnsi="Verdana"/>
            <w:color w:val="000000"/>
            <w:rPrChange w:id="627" w:author="Ruizi HAN (20125115)" w:date="2020-12-02T02:04:00Z">
              <w:rPr>
                <w:color w:val="000000"/>
              </w:rPr>
            </w:rPrChange>
          </w:rPr>
          <w:t xml:space="preserve"> </w:t>
        </w:r>
      </w:ins>
      <w:r w:rsidRPr="00434A46">
        <w:rPr>
          <w:rFonts w:ascii="Verdana" w:hAnsi="Verdana"/>
          <w:color w:val="000000"/>
          <w:rPrChange w:id="628" w:author="Ruizi HAN (20125115)" w:date="2020-12-02T02:04:00Z">
            <w:rPr>
              <w:color w:val="000000"/>
            </w:rPr>
          </w:rPrChange>
        </w:rPr>
        <w:t xml:space="preserve">used to </w:t>
      </w:r>
      <w:del w:id="629" w:author="陈诗量" w:date="2020-11-25T14:31:00Z">
        <w:r w:rsidRPr="00434A46" w:rsidDel="0079424D">
          <w:rPr>
            <w:rFonts w:ascii="Verdana" w:hAnsi="Verdana"/>
            <w:color w:val="000000"/>
            <w:rPrChange w:id="630" w:author="Ruizi HAN (20125115)" w:date="2020-12-02T02:04:00Z">
              <w:rPr>
                <w:color w:val="000000"/>
              </w:rPr>
            </w:rPrChange>
          </w:rPr>
          <w:delText xml:space="preserve">using </w:delText>
        </w:r>
      </w:del>
      <w:ins w:id="631" w:author="陈诗量" w:date="2020-11-25T14:31:00Z">
        <w:r w:rsidR="0079424D" w:rsidRPr="00434A46">
          <w:rPr>
            <w:rFonts w:ascii="Verdana" w:hAnsi="Verdana"/>
            <w:color w:val="000000"/>
            <w:rPrChange w:id="632" w:author="Ruizi HAN (20125115)" w:date="2020-12-02T02:04:00Z">
              <w:rPr>
                <w:color w:val="000000"/>
              </w:rPr>
            </w:rPrChange>
          </w:rPr>
          <w:t xml:space="preserve">use </w:t>
        </w:r>
      </w:ins>
      <w:r w:rsidRPr="00434A46">
        <w:rPr>
          <w:rFonts w:ascii="Verdana" w:hAnsi="Verdana"/>
          <w:color w:val="000000"/>
          <w:rPrChange w:id="633" w:author="Ruizi HAN (20125115)" w:date="2020-12-02T02:04:00Z">
            <w:rPr>
              <w:color w:val="000000"/>
            </w:rPr>
          </w:rPrChange>
        </w:rPr>
        <w:t xml:space="preserve">similar learning software on </w:t>
      </w:r>
      <w:del w:id="634" w:author="陈诗量" w:date="2020-11-24T19:20:00Z">
        <w:r w:rsidRPr="00434A46" w:rsidDel="003E18A2">
          <w:rPr>
            <w:rFonts w:ascii="Verdana" w:hAnsi="Verdana"/>
            <w:color w:val="000000"/>
            <w:rPrChange w:id="635" w:author="Ruizi HAN (20125115)" w:date="2020-12-02T02:04:00Z">
              <w:rPr>
                <w:color w:val="000000"/>
              </w:rPr>
            </w:rPrChange>
          </w:rPr>
          <w:delText xml:space="preserve">the </w:delText>
        </w:r>
      </w:del>
      <w:r w:rsidRPr="00434A46">
        <w:rPr>
          <w:rFonts w:ascii="Verdana" w:hAnsi="Verdana"/>
          <w:color w:val="000000"/>
          <w:rPrChange w:id="636" w:author="Ruizi HAN (20125115)" w:date="2020-12-02T02:04:00Z">
            <w:rPr>
              <w:color w:val="000000"/>
            </w:rPr>
          </w:rPrChange>
        </w:rPr>
        <w:t>computer</w:t>
      </w:r>
      <w:ins w:id="637" w:author="陈诗量" w:date="2020-11-24T19:20:00Z">
        <w:r w:rsidR="003E18A2" w:rsidRPr="00434A46">
          <w:rPr>
            <w:rFonts w:ascii="Verdana" w:hAnsi="Verdana"/>
            <w:color w:val="000000"/>
            <w:rPrChange w:id="638" w:author="Ruizi HAN (20125115)" w:date="2020-12-02T02:04:00Z">
              <w:rPr>
                <w:color w:val="000000"/>
              </w:rPr>
            </w:rPrChange>
          </w:rPr>
          <w:t>s</w:t>
        </w:r>
      </w:ins>
      <w:del w:id="639" w:author="陈诗量" w:date="2020-11-24T19:20:00Z">
        <w:r w:rsidRPr="00434A46" w:rsidDel="003E18A2">
          <w:rPr>
            <w:rFonts w:ascii="Verdana" w:hAnsi="Verdana"/>
            <w:color w:val="000000"/>
            <w:rPrChange w:id="640" w:author="Ruizi HAN (20125115)" w:date="2020-12-02T02:04:00Z">
              <w:rPr>
                <w:color w:val="000000"/>
              </w:rPr>
            </w:rPrChange>
          </w:rPr>
          <w:delText xml:space="preserve"> terminal</w:delText>
        </w:r>
      </w:del>
      <w:r w:rsidRPr="00434A46">
        <w:rPr>
          <w:rFonts w:ascii="Verdana" w:hAnsi="Verdana"/>
          <w:color w:val="000000"/>
          <w:rPrChange w:id="641" w:author="Ruizi HAN (20125115)" w:date="2020-12-02T02:04:00Z">
            <w:rPr>
              <w:color w:val="000000"/>
            </w:rPr>
          </w:rPrChange>
        </w:rPr>
        <w:t>. Second</w:t>
      </w:r>
      <w:ins w:id="642" w:author="陈诗量" w:date="2020-11-25T14:31:00Z">
        <w:r w:rsidR="0079424D" w:rsidRPr="00434A46">
          <w:rPr>
            <w:rFonts w:ascii="Verdana" w:hAnsi="Verdana"/>
            <w:color w:val="000000"/>
            <w:rPrChange w:id="643" w:author="Ruizi HAN (20125115)" w:date="2020-12-02T02:04:00Z">
              <w:rPr>
                <w:color w:val="000000"/>
              </w:rPr>
            </w:rPrChange>
          </w:rPr>
          <w:t>ly popular ones</w:t>
        </w:r>
      </w:ins>
      <w:r w:rsidRPr="00434A46">
        <w:rPr>
          <w:rFonts w:ascii="Verdana" w:hAnsi="Verdana"/>
          <w:color w:val="000000"/>
          <w:rPrChange w:id="644" w:author="Ruizi HAN (20125115)" w:date="2020-12-02T02:04:00Z">
            <w:rPr>
              <w:color w:val="000000"/>
            </w:rPr>
          </w:rPrChange>
        </w:rPr>
        <w:t xml:space="preserve"> </w:t>
      </w:r>
      <w:r w:rsidR="001F6B35" w:rsidRPr="00434A46">
        <w:rPr>
          <w:rFonts w:ascii="Verdana" w:hAnsi="Verdana"/>
          <w:color w:val="000000"/>
          <w:rPrChange w:id="645" w:author="Ruizi HAN (20125115)" w:date="2020-12-02T02:04:00Z">
            <w:rPr>
              <w:color w:val="000000"/>
            </w:rPr>
          </w:rPrChange>
        </w:rPr>
        <w:t>are</w:t>
      </w:r>
      <w:r w:rsidRPr="00434A46">
        <w:rPr>
          <w:rFonts w:ascii="Verdana" w:hAnsi="Verdana"/>
          <w:color w:val="000000"/>
          <w:rPrChange w:id="646" w:author="Ruizi HAN (20125115)" w:date="2020-12-02T02:04:00Z">
            <w:rPr>
              <w:color w:val="000000"/>
            </w:rPr>
          </w:rPrChange>
        </w:rPr>
        <w:t xml:space="preserve"> </w:t>
      </w:r>
      <w:del w:id="647" w:author="陈诗量" w:date="2020-11-24T19:20:00Z">
        <w:r w:rsidRPr="00434A46" w:rsidDel="003E18A2">
          <w:rPr>
            <w:rFonts w:ascii="Verdana" w:hAnsi="Verdana"/>
            <w:color w:val="000000"/>
            <w:rPrChange w:id="648" w:author="Ruizi HAN (20125115)" w:date="2020-12-02T02:04:00Z">
              <w:rPr>
                <w:color w:val="000000"/>
              </w:rPr>
            </w:rPrChange>
          </w:rPr>
          <w:delText xml:space="preserve">the </w:delText>
        </w:r>
      </w:del>
      <w:r w:rsidR="001F6B35" w:rsidRPr="00434A46">
        <w:rPr>
          <w:rFonts w:ascii="Verdana" w:hAnsi="Verdana"/>
          <w:color w:val="000000"/>
          <w:rPrChange w:id="649" w:author="Ruizi HAN (20125115)" w:date="2020-12-02T02:04:00Z">
            <w:rPr>
              <w:color w:val="000000"/>
            </w:rPr>
          </w:rPrChange>
        </w:rPr>
        <w:t>mobile</w:t>
      </w:r>
      <w:r w:rsidRPr="00434A46">
        <w:rPr>
          <w:rFonts w:ascii="Verdana" w:hAnsi="Verdana"/>
          <w:color w:val="000000"/>
          <w:rPrChange w:id="650" w:author="Ruizi HAN (20125115)" w:date="2020-12-02T02:04:00Z">
            <w:rPr>
              <w:color w:val="000000"/>
            </w:rPr>
          </w:rPrChange>
        </w:rPr>
        <w:t xml:space="preserve"> </w:t>
      </w:r>
      <w:r w:rsidR="001F6B35" w:rsidRPr="00434A46">
        <w:rPr>
          <w:rFonts w:ascii="Verdana" w:hAnsi="Verdana"/>
          <w:color w:val="000000"/>
          <w:rPrChange w:id="651" w:author="Ruizi HAN (20125115)" w:date="2020-12-02T02:04:00Z">
            <w:rPr>
              <w:color w:val="000000"/>
            </w:rPr>
          </w:rPrChange>
        </w:rPr>
        <w:t>app</w:t>
      </w:r>
      <w:ins w:id="652" w:author="陈诗量" w:date="2020-11-24T19:20:00Z">
        <w:r w:rsidR="003E18A2" w:rsidRPr="00434A46">
          <w:rPr>
            <w:rFonts w:ascii="Verdana" w:hAnsi="Verdana"/>
            <w:color w:val="000000"/>
            <w:rPrChange w:id="653" w:author="Ruizi HAN (20125115)" w:date="2020-12-02T02:04:00Z">
              <w:rPr>
                <w:color w:val="000000"/>
              </w:rPr>
            </w:rPrChange>
          </w:rPr>
          <w:t>s</w:t>
        </w:r>
      </w:ins>
      <w:r w:rsidR="001F6B35" w:rsidRPr="00434A46">
        <w:rPr>
          <w:rFonts w:ascii="Verdana" w:hAnsi="Verdana"/>
          <w:color w:val="000000"/>
          <w:rPrChange w:id="654" w:author="Ruizi HAN (20125115)" w:date="2020-12-02T02:04:00Z">
            <w:rPr>
              <w:color w:val="000000"/>
            </w:rPr>
          </w:rPrChange>
        </w:rPr>
        <w:t xml:space="preserve"> and website</w:t>
      </w:r>
      <w:ins w:id="655" w:author="陈诗量" w:date="2020-11-24T19:20:00Z">
        <w:r w:rsidR="003E18A2" w:rsidRPr="00434A46">
          <w:rPr>
            <w:rFonts w:ascii="Verdana" w:hAnsi="Verdana"/>
            <w:color w:val="000000"/>
            <w:rPrChange w:id="656" w:author="Ruizi HAN (20125115)" w:date="2020-12-02T02:04:00Z">
              <w:rPr>
                <w:color w:val="000000"/>
              </w:rPr>
            </w:rPrChange>
          </w:rPr>
          <w:t>s</w:t>
        </w:r>
      </w:ins>
      <w:r w:rsidRPr="00434A46">
        <w:rPr>
          <w:rFonts w:ascii="Verdana" w:hAnsi="Verdana"/>
          <w:color w:val="000000"/>
          <w:rPrChange w:id="657" w:author="Ruizi HAN (20125115)" w:date="2020-12-02T02:04:00Z">
            <w:rPr>
              <w:color w:val="000000"/>
            </w:rPr>
          </w:rPrChange>
        </w:rPr>
        <w:t xml:space="preserve">. This result may help </w:t>
      </w:r>
      <w:del w:id="658" w:author="陈诗量" w:date="2020-11-24T19:20:00Z">
        <w:r w:rsidRPr="00434A46" w:rsidDel="003E18A2">
          <w:rPr>
            <w:rFonts w:ascii="Verdana" w:hAnsi="Verdana"/>
            <w:color w:val="000000"/>
            <w:rPrChange w:id="659" w:author="Ruizi HAN (20125115)" w:date="2020-12-02T02:04:00Z">
              <w:rPr>
                <w:color w:val="000000"/>
              </w:rPr>
            </w:rPrChange>
          </w:rPr>
          <w:delText xml:space="preserve">us </w:delText>
        </w:r>
      </w:del>
      <w:ins w:id="660" w:author="陈诗量" w:date="2020-11-24T19:20:00Z">
        <w:del w:id="661" w:author="Ruizi HAN (20125115)" w:date="2020-11-28T16:51:00Z">
          <w:r w:rsidR="003E18A2" w:rsidRPr="00434A46" w:rsidDel="00760B08">
            <w:rPr>
              <w:rFonts w:ascii="Verdana" w:hAnsi="Verdana"/>
              <w:color w:val="000000"/>
              <w:rPrChange w:id="662" w:author="Ruizi HAN (20125115)" w:date="2020-12-02T02:04:00Z">
                <w:rPr>
                  <w:color w:val="000000"/>
                </w:rPr>
              </w:rPrChange>
            </w:rPr>
            <w:delText xml:space="preserve">to </w:delText>
          </w:r>
        </w:del>
      </w:ins>
      <w:del w:id="663" w:author="陈诗量" w:date="2020-11-24T19:20:00Z">
        <w:r w:rsidRPr="00434A46" w:rsidDel="003E18A2">
          <w:rPr>
            <w:rFonts w:ascii="Verdana" w:hAnsi="Verdana"/>
            <w:color w:val="000000"/>
            <w:rPrChange w:id="664" w:author="Ruizi HAN (20125115)" w:date="2020-12-02T02:04:00Z">
              <w:rPr>
                <w:color w:val="000000"/>
              </w:rPr>
            </w:rPrChange>
          </w:rPr>
          <w:delText xml:space="preserve">to </w:delText>
        </w:r>
      </w:del>
      <w:r w:rsidRPr="00434A46">
        <w:rPr>
          <w:rFonts w:ascii="Verdana" w:hAnsi="Verdana"/>
          <w:color w:val="000000"/>
          <w:rPrChange w:id="665" w:author="Ruizi HAN (20125115)" w:date="2020-12-02T02:04:00Z">
            <w:rPr>
              <w:color w:val="000000"/>
            </w:rPr>
          </w:rPrChange>
        </w:rPr>
        <w:t xml:space="preserve">decide </w:t>
      </w:r>
      <w:ins w:id="666" w:author="陈诗量" w:date="2020-11-25T14:31:00Z">
        <w:del w:id="667" w:author="Ruizi HAN (20125115)" w:date="2020-11-28T16:51:00Z">
          <w:r w:rsidR="0079424D" w:rsidRPr="00434A46" w:rsidDel="00760B08">
            <w:rPr>
              <w:rFonts w:ascii="Verdana" w:hAnsi="Verdana"/>
              <w:color w:val="000000"/>
              <w:rPrChange w:id="668" w:author="Ruizi HAN (20125115)" w:date="2020-12-02T02:04:00Z">
                <w:rPr>
                  <w:color w:val="000000"/>
                </w:rPr>
              </w:rPrChange>
            </w:rPr>
            <w:delText xml:space="preserve">on </w:delText>
          </w:r>
        </w:del>
      </w:ins>
      <w:del w:id="669" w:author="陈诗量" w:date="2020-11-24T19:21:00Z">
        <w:r w:rsidRPr="00434A46" w:rsidDel="003E18A2">
          <w:rPr>
            <w:rFonts w:ascii="Verdana" w:hAnsi="Verdana"/>
            <w:color w:val="000000"/>
            <w:rPrChange w:id="670" w:author="Ruizi HAN (20125115)" w:date="2020-12-02T02:04:00Z">
              <w:rPr>
                <w:color w:val="000000"/>
              </w:rPr>
            </w:rPrChange>
          </w:rPr>
          <w:delText xml:space="preserve">our </w:delText>
        </w:r>
      </w:del>
      <w:ins w:id="671" w:author="陈诗量" w:date="2020-11-24T19:21:00Z">
        <w:r w:rsidR="003E18A2" w:rsidRPr="00434A46">
          <w:rPr>
            <w:rFonts w:ascii="Verdana" w:hAnsi="Verdana"/>
            <w:color w:val="000000"/>
            <w:rPrChange w:id="672" w:author="Ruizi HAN (20125115)" w:date="2020-12-02T02:04:00Z">
              <w:rPr>
                <w:color w:val="000000"/>
              </w:rPr>
            </w:rPrChange>
          </w:rPr>
          <w:t xml:space="preserve">the </w:t>
        </w:r>
      </w:ins>
      <w:r w:rsidRPr="00434A46">
        <w:rPr>
          <w:rFonts w:ascii="Verdana" w:hAnsi="Verdana"/>
          <w:color w:val="000000"/>
          <w:rPrChange w:id="673" w:author="Ruizi HAN (20125115)" w:date="2020-12-02T02:04:00Z">
            <w:rPr>
              <w:color w:val="000000"/>
            </w:rPr>
          </w:rPrChange>
        </w:rPr>
        <w:t>development platform.</w:t>
      </w:r>
    </w:p>
    <w:p w14:paraId="1CCDC624" w14:textId="77777777" w:rsidR="004970B7" w:rsidRPr="00434A46" w:rsidRDefault="004970B7" w:rsidP="000E4FF4">
      <w:pPr>
        <w:ind w:left="360"/>
        <w:rPr>
          <w:rFonts w:ascii="Verdana" w:hAnsi="Verdana"/>
          <w:rPrChange w:id="674" w:author="Ruizi HAN (20125115)" w:date="2020-12-02T02:04:00Z">
            <w:rPr/>
          </w:rPrChange>
        </w:rPr>
      </w:pPr>
    </w:p>
    <w:p w14:paraId="7DDAE052" w14:textId="4B3B3889" w:rsidR="000E4FF4" w:rsidRPr="00434A46" w:rsidRDefault="000E4FF4" w:rsidP="00A1670A">
      <w:pPr>
        <w:ind w:left="360"/>
        <w:rPr>
          <w:rFonts w:ascii="Verdana" w:hAnsi="Verdana"/>
          <w:b/>
          <w:bCs/>
          <w:color w:val="000000"/>
          <w:rPrChange w:id="675" w:author="Ruizi HAN (20125115)" w:date="2020-12-02T02:04:00Z">
            <w:rPr>
              <w:color w:val="000000"/>
            </w:rPr>
          </w:rPrChange>
        </w:rPr>
      </w:pPr>
      <w:r w:rsidRPr="00434A46">
        <w:rPr>
          <w:rFonts w:ascii="Verdana" w:hAnsi="Verdana"/>
          <w:b/>
          <w:bCs/>
          <w:color w:val="000000"/>
          <w:rPrChange w:id="676" w:author="Ruizi HAN (20125115)" w:date="2020-12-02T02:04:00Z">
            <w:rPr>
              <w:rFonts w:hint="eastAsia"/>
              <w:color w:val="000000"/>
            </w:rPr>
          </w:rPrChange>
        </w:rPr>
        <w:t>Q</w:t>
      </w:r>
      <w:r w:rsidRPr="00434A46">
        <w:rPr>
          <w:rFonts w:ascii="Verdana" w:hAnsi="Verdana"/>
          <w:b/>
          <w:bCs/>
          <w:color w:val="000000"/>
          <w:rPrChange w:id="677" w:author="Ruizi HAN (20125115)" w:date="2020-12-02T02:04:00Z">
            <w:rPr>
              <w:color w:val="000000"/>
            </w:rPr>
          </w:rPrChange>
        </w:rPr>
        <w:t>uestion9. What goal you want to achieve through learning:</w:t>
      </w:r>
    </w:p>
    <w:p w14:paraId="39F4AFCB" w14:textId="7383FDF6" w:rsidR="000E4FF4" w:rsidRPr="00434A46" w:rsidRDefault="001F6B35" w:rsidP="001F6B35">
      <w:pPr>
        <w:ind w:left="360"/>
        <w:jc w:val="center"/>
        <w:rPr>
          <w:rFonts w:ascii="Verdana" w:hAnsi="Verdana"/>
          <w:color w:val="000000"/>
          <w:rPrChange w:id="678" w:author="Ruizi HAN (20125115)" w:date="2020-12-02T02:04:00Z">
            <w:rPr>
              <w:color w:val="000000"/>
            </w:rPr>
          </w:rPrChange>
        </w:rPr>
      </w:pPr>
      <w:r w:rsidRPr="00434A46">
        <w:rPr>
          <w:rFonts w:ascii="Verdana" w:hAnsi="Verdana"/>
          <w:noProof/>
          <w:rPrChange w:id="679" w:author="Ruizi HAN (20125115)" w:date="2020-12-02T02:04:00Z">
            <w:rPr>
              <w:noProof/>
            </w:rPr>
          </w:rPrChange>
        </w:rPr>
        <w:drawing>
          <wp:inline distT="0" distB="0" distL="0" distR="0" wp14:anchorId="29B2AD2C" wp14:editId="46AA2C8D">
            <wp:extent cx="2781287" cy="166800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4841" cy="1682128"/>
                    </a:xfrm>
                    <a:prstGeom prst="rect">
                      <a:avLst/>
                    </a:prstGeom>
                    <a:noFill/>
                  </pic:spPr>
                </pic:pic>
              </a:graphicData>
            </a:graphic>
          </wp:inline>
        </w:drawing>
      </w:r>
    </w:p>
    <w:p w14:paraId="27B84A27" w14:textId="00F1CBF9" w:rsidR="000E4FF4" w:rsidRPr="00434A46" w:rsidRDefault="000E4FF4" w:rsidP="000E4FF4">
      <w:pPr>
        <w:ind w:left="360"/>
        <w:jc w:val="center"/>
        <w:rPr>
          <w:rFonts w:ascii="Verdana" w:hAnsi="Verdana"/>
          <w:rPrChange w:id="680" w:author="Ruizi HAN (20125115)" w:date="2020-12-02T02:04:00Z">
            <w:rPr/>
          </w:rPrChange>
        </w:rPr>
      </w:pPr>
      <w:r w:rsidRPr="00434A46">
        <w:rPr>
          <w:rFonts w:ascii="Verdana" w:hAnsi="Verdana"/>
          <w:rPrChange w:id="681" w:author="Ruizi HAN (20125115)" w:date="2020-12-02T02:04:00Z">
            <w:rPr>
              <w:rFonts w:hint="eastAsia"/>
            </w:rPr>
          </w:rPrChange>
        </w:rPr>
        <w:t>F</w:t>
      </w:r>
      <w:r w:rsidRPr="00434A46">
        <w:rPr>
          <w:rFonts w:ascii="Verdana" w:hAnsi="Verdana"/>
          <w:rPrChange w:id="682" w:author="Ruizi HAN (20125115)" w:date="2020-12-02T02:04:00Z">
            <w:rPr/>
          </w:rPrChange>
        </w:rPr>
        <w:t>ig9. The pie chart of results of question 9.</w:t>
      </w:r>
    </w:p>
    <w:p w14:paraId="23A67F8A" w14:textId="0335477A" w:rsidR="000E4FF4" w:rsidRPr="00434A46" w:rsidRDefault="000E4FF4" w:rsidP="00A1670A">
      <w:pPr>
        <w:ind w:left="360"/>
        <w:rPr>
          <w:rFonts w:ascii="Verdana" w:hAnsi="Verdana"/>
          <w:color w:val="000000"/>
          <w:rPrChange w:id="683" w:author="Ruizi HAN (20125115)" w:date="2020-12-02T02:04:00Z">
            <w:rPr>
              <w:color w:val="000000"/>
            </w:rPr>
          </w:rPrChange>
        </w:rPr>
      </w:pPr>
    </w:p>
    <w:p w14:paraId="41C5184D" w14:textId="05FB8DE5" w:rsidR="00145A8F" w:rsidRPr="00434A46" w:rsidRDefault="00145A8F" w:rsidP="00145A8F">
      <w:pPr>
        <w:ind w:left="360"/>
        <w:rPr>
          <w:rFonts w:ascii="Verdana" w:hAnsi="Verdana"/>
          <w:color w:val="000000"/>
          <w:rPrChange w:id="684" w:author="Ruizi HAN (20125115)" w:date="2020-12-02T02:04:00Z">
            <w:rPr>
              <w:color w:val="000000"/>
            </w:rPr>
          </w:rPrChange>
        </w:rPr>
      </w:pPr>
      <w:r w:rsidRPr="00434A46">
        <w:rPr>
          <w:rFonts w:ascii="Verdana" w:hAnsi="Verdana"/>
          <w:color w:val="000000"/>
          <w:rPrChange w:id="685" w:author="Ruizi HAN (20125115)" w:date="2020-12-02T02:04:00Z">
            <w:rPr>
              <w:rFonts w:hint="eastAsia"/>
              <w:color w:val="000000"/>
            </w:rPr>
          </w:rPrChange>
        </w:rPr>
        <w:t>For</w:t>
      </w:r>
      <w:r w:rsidRPr="00434A46">
        <w:rPr>
          <w:rFonts w:ascii="Verdana" w:hAnsi="Verdana"/>
          <w:color w:val="000000"/>
          <w:rPrChange w:id="686" w:author="Ruizi HAN (20125115)" w:date="2020-12-02T02:04:00Z">
            <w:rPr>
              <w:color w:val="000000"/>
            </w:rPr>
          </w:rPrChange>
        </w:rPr>
        <w:t xml:space="preserve"> </w:t>
      </w:r>
      <w:r w:rsidRPr="00434A46">
        <w:rPr>
          <w:rFonts w:ascii="Verdana" w:hAnsi="Verdana"/>
          <w:color w:val="000000"/>
          <w:rPrChange w:id="687" w:author="Ruizi HAN (20125115)" w:date="2020-12-02T02:04:00Z">
            <w:rPr>
              <w:rFonts w:hint="eastAsia"/>
              <w:color w:val="000000"/>
            </w:rPr>
          </w:rPrChange>
        </w:rPr>
        <w:t>th</w:t>
      </w:r>
      <w:ins w:id="688" w:author="Ruizi HAN (20125115)" w:date="2020-11-28T16:52:00Z">
        <w:r w:rsidR="00760B08" w:rsidRPr="00434A46">
          <w:rPr>
            <w:rFonts w:ascii="Verdana" w:hAnsi="Verdana"/>
            <w:color w:val="000000"/>
            <w:rPrChange w:id="689" w:author="Ruizi HAN (20125115)" w:date="2020-12-02T02:04:00Z">
              <w:rPr>
                <w:color w:val="000000"/>
              </w:rPr>
            </w:rPrChange>
          </w:rPr>
          <w:t>es</w:t>
        </w:r>
      </w:ins>
      <w:r w:rsidRPr="00434A46">
        <w:rPr>
          <w:rFonts w:ascii="Verdana" w:hAnsi="Verdana"/>
          <w:color w:val="000000"/>
          <w:rPrChange w:id="690" w:author="Ruizi HAN (20125115)" w:date="2020-12-02T02:04:00Z">
            <w:rPr>
              <w:rFonts w:hint="eastAsia"/>
              <w:color w:val="000000"/>
            </w:rPr>
          </w:rPrChange>
        </w:rPr>
        <w:t>e</w:t>
      </w:r>
      <w:r w:rsidRPr="00434A46">
        <w:rPr>
          <w:rFonts w:ascii="Verdana" w:hAnsi="Verdana"/>
          <w:color w:val="000000"/>
          <w:rPrChange w:id="691" w:author="Ruizi HAN (20125115)" w:date="2020-12-02T02:04:00Z">
            <w:rPr>
              <w:color w:val="000000"/>
            </w:rPr>
          </w:rPrChange>
        </w:rPr>
        <w:t xml:space="preserve"> three levels of learning output </w:t>
      </w:r>
      <w:del w:id="692" w:author="Ruizi HAN (20125115)" w:date="2020-11-28T16:51:00Z">
        <w:r w:rsidRPr="00434A46" w:rsidDel="00760B08">
          <w:rPr>
            <w:rFonts w:ascii="Verdana" w:hAnsi="Verdana"/>
            <w:color w:val="000000"/>
            <w:rPrChange w:id="693" w:author="Ruizi HAN (20125115)" w:date="2020-12-02T02:04:00Z">
              <w:rPr>
                <w:color w:val="000000"/>
              </w:rPr>
            </w:rPrChange>
          </w:rPr>
          <w:delText xml:space="preserve">we </w:delText>
        </w:r>
      </w:del>
      <w:r w:rsidRPr="00434A46">
        <w:rPr>
          <w:rFonts w:ascii="Verdana" w:hAnsi="Verdana"/>
          <w:color w:val="000000"/>
          <w:rPrChange w:id="694" w:author="Ruizi HAN (20125115)" w:date="2020-12-02T02:04:00Z">
            <w:rPr>
              <w:color w:val="000000"/>
            </w:rPr>
          </w:rPrChange>
        </w:rPr>
        <w:t xml:space="preserve">provided, the choices of participants were </w:t>
      </w:r>
      <w:del w:id="695" w:author="Ruizi HAN (20125115)" w:date="2020-11-28T16:52:00Z">
        <w:r w:rsidRPr="00434A46" w:rsidDel="00760B08">
          <w:rPr>
            <w:rFonts w:ascii="Verdana" w:hAnsi="Verdana"/>
            <w:color w:val="000000"/>
            <w:rPrChange w:id="696" w:author="Ruizi HAN (20125115)" w:date="2020-12-02T02:04:00Z">
              <w:rPr>
                <w:color w:val="000000"/>
              </w:rPr>
            </w:rPrChange>
          </w:rPr>
          <w:delText xml:space="preserve">basically </w:delText>
        </w:r>
      </w:del>
      <w:ins w:id="697" w:author="Ruizi HAN (20125115)" w:date="2020-11-28T16:52:00Z">
        <w:r w:rsidR="00760B08" w:rsidRPr="00434A46">
          <w:rPr>
            <w:rFonts w:ascii="Verdana" w:hAnsi="Verdana"/>
            <w:color w:val="000000"/>
            <w:rPrChange w:id="698" w:author="Ruizi HAN (20125115)" w:date="2020-12-02T02:04:00Z">
              <w:rPr>
                <w:color w:val="000000"/>
              </w:rPr>
            </w:rPrChange>
          </w:rPr>
          <w:t xml:space="preserve">approximately </w:t>
        </w:r>
      </w:ins>
      <w:r w:rsidRPr="00434A46">
        <w:rPr>
          <w:rFonts w:ascii="Verdana" w:hAnsi="Verdana"/>
          <w:color w:val="000000"/>
          <w:rPrChange w:id="699" w:author="Ruizi HAN (20125115)" w:date="2020-12-02T02:04:00Z">
            <w:rPr>
              <w:color w:val="000000"/>
            </w:rPr>
          </w:rPrChange>
        </w:rPr>
        <w:t xml:space="preserve">equal. </w:t>
      </w:r>
      <w:r w:rsidRPr="00434A46">
        <w:rPr>
          <w:rFonts w:ascii="Verdana" w:hAnsi="Verdana"/>
          <w:color w:val="FF0000"/>
          <w:rPrChange w:id="700" w:author="Ruizi HAN (20125115)" w:date="2020-12-02T02:04:00Z">
            <w:rPr>
              <w:color w:val="FF0000"/>
            </w:rPr>
          </w:rPrChange>
        </w:rPr>
        <w:t>That means we may need to provide</w:t>
      </w:r>
      <w:ins w:id="701" w:author="陈诗量" w:date="2020-11-24T19:22:00Z">
        <w:r w:rsidR="00C7443E" w:rsidRPr="00434A46">
          <w:rPr>
            <w:rFonts w:ascii="Verdana" w:hAnsi="Verdana"/>
            <w:color w:val="FF0000"/>
            <w:rPrChange w:id="702" w:author="Ruizi HAN (20125115)" w:date="2020-12-02T02:04:00Z">
              <w:rPr>
                <w:color w:val="FF0000"/>
              </w:rPr>
            </w:rPrChange>
          </w:rPr>
          <w:t xml:space="preserve"> a</w:t>
        </w:r>
      </w:ins>
      <w:r w:rsidRPr="00434A46">
        <w:rPr>
          <w:rFonts w:ascii="Verdana" w:hAnsi="Verdana"/>
          <w:color w:val="FF0000"/>
          <w:rPrChange w:id="703" w:author="Ruizi HAN (20125115)" w:date="2020-12-02T02:04:00Z">
            <w:rPr>
              <w:color w:val="FF0000"/>
            </w:rPr>
          </w:rPrChange>
        </w:rPr>
        <w:t xml:space="preserve"> hierarchical teaching </w:t>
      </w:r>
      <w:del w:id="704" w:author="陈诗量" w:date="2020-11-24T19:22:00Z">
        <w:r w:rsidRPr="00434A46" w:rsidDel="00F020D4">
          <w:rPr>
            <w:rFonts w:ascii="Verdana" w:hAnsi="Verdana"/>
            <w:color w:val="FF0000"/>
            <w:rPrChange w:id="705" w:author="Ruizi HAN (20125115)" w:date="2020-12-02T02:04:00Z">
              <w:rPr>
                <w:color w:val="FF0000"/>
              </w:rPr>
            </w:rPrChange>
          </w:rPr>
          <w:delText xml:space="preserve">function </w:delText>
        </w:r>
      </w:del>
      <w:ins w:id="706" w:author="陈诗量" w:date="2020-11-24T19:22:00Z">
        <w:r w:rsidR="00F020D4" w:rsidRPr="00434A46">
          <w:rPr>
            <w:rFonts w:ascii="Verdana" w:hAnsi="Verdana"/>
            <w:color w:val="FF0000"/>
            <w:rPrChange w:id="707" w:author="Ruizi HAN (20125115)" w:date="2020-12-02T02:04:00Z">
              <w:rPr>
                <w:color w:val="FF0000"/>
              </w:rPr>
            </w:rPrChange>
          </w:rPr>
          <w:t xml:space="preserve">method </w:t>
        </w:r>
      </w:ins>
      <w:r w:rsidRPr="00434A46">
        <w:rPr>
          <w:rFonts w:ascii="Verdana" w:hAnsi="Verdana"/>
          <w:color w:val="FF0000"/>
          <w:rPrChange w:id="708" w:author="Ruizi HAN (20125115)" w:date="2020-12-02T02:04:00Z">
            <w:rPr>
              <w:color w:val="FF0000"/>
            </w:rPr>
          </w:rPrChange>
        </w:rPr>
        <w:t xml:space="preserve">so that </w:t>
      </w:r>
      <w:del w:id="709" w:author="陈诗量" w:date="2020-11-24T19:22:00Z">
        <w:r w:rsidRPr="00434A46" w:rsidDel="00F020D4">
          <w:rPr>
            <w:rFonts w:ascii="Verdana" w:hAnsi="Verdana"/>
            <w:color w:val="FF0000"/>
            <w:rPrChange w:id="710" w:author="Ruizi HAN (20125115)" w:date="2020-12-02T02:04:00Z">
              <w:rPr>
                <w:color w:val="FF0000"/>
              </w:rPr>
            </w:rPrChange>
          </w:rPr>
          <w:delText xml:space="preserve">different level </w:delText>
        </w:r>
      </w:del>
      <w:r w:rsidRPr="00434A46">
        <w:rPr>
          <w:rFonts w:ascii="Verdana" w:hAnsi="Verdana"/>
          <w:color w:val="FF0000"/>
          <w:rPrChange w:id="711" w:author="Ruizi HAN (20125115)" w:date="2020-12-02T02:04:00Z">
            <w:rPr>
              <w:color w:val="FF0000"/>
            </w:rPr>
          </w:rPrChange>
        </w:rPr>
        <w:t>users</w:t>
      </w:r>
      <w:ins w:id="712" w:author="陈诗量" w:date="2020-11-24T19:22:00Z">
        <w:r w:rsidR="00F020D4" w:rsidRPr="00434A46">
          <w:rPr>
            <w:rFonts w:ascii="Verdana" w:hAnsi="Verdana"/>
            <w:color w:val="FF0000"/>
            <w:rPrChange w:id="713" w:author="Ruizi HAN (20125115)" w:date="2020-12-02T02:04:00Z">
              <w:rPr>
                <w:color w:val="FF0000"/>
              </w:rPr>
            </w:rPrChange>
          </w:rPr>
          <w:t xml:space="preserve"> of</w:t>
        </w:r>
      </w:ins>
      <w:r w:rsidRPr="00434A46">
        <w:rPr>
          <w:rFonts w:ascii="Verdana" w:hAnsi="Verdana"/>
          <w:color w:val="FF0000"/>
          <w:rPrChange w:id="714" w:author="Ruizi HAN (20125115)" w:date="2020-12-02T02:04:00Z">
            <w:rPr>
              <w:color w:val="FF0000"/>
            </w:rPr>
          </w:rPrChange>
        </w:rPr>
        <w:t xml:space="preserve"> </w:t>
      </w:r>
      <w:ins w:id="715" w:author="陈诗量" w:date="2020-11-24T19:22:00Z">
        <w:r w:rsidR="00F020D4" w:rsidRPr="00434A46">
          <w:rPr>
            <w:rFonts w:ascii="Verdana" w:hAnsi="Verdana"/>
            <w:color w:val="FF0000"/>
            <w:rPrChange w:id="716" w:author="Ruizi HAN (20125115)" w:date="2020-12-02T02:04:00Z">
              <w:rPr>
                <w:color w:val="FF0000"/>
              </w:rPr>
            </w:rPrChange>
          </w:rPr>
          <w:t xml:space="preserve">different levels </w:t>
        </w:r>
      </w:ins>
      <w:r w:rsidRPr="00434A46">
        <w:rPr>
          <w:rFonts w:ascii="Verdana" w:hAnsi="Verdana"/>
          <w:color w:val="FF0000"/>
          <w:rPrChange w:id="717" w:author="Ruizi HAN (20125115)" w:date="2020-12-02T02:04:00Z">
            <w:rPr>
              <w:color w:val="FF0000"/>
            </w:rPr>
          </w:rPrChange>
        </w:rPr>
        <w:t>can all gain some knowledge they require.</w:t>
      </w:r>
      <w:r w:rsidRPr="00434A46">
        <w:rPr>
          <w:rFonts w:ascii="Verdana" w:hAnsi="Verdana"/>
          <w:color w:val="000000"/>
          <w:rPrChange w:id="718" w:author="Ruizi HAN (20125115)" w:date="2020-12-02T02:04:00Z">
            <w:rPr>
              <w:color w:val="000000"/>
            </w:rPr>
          </w:rPrChange>
        </w:rPr>
        <w:t xml:space="preserve"> </w:t>
      </w:r>
    </w:p>
    <w:p w14:paraId="7B5E883A" w14:textId="77777777" w:rsidR="00145A8F" w:rsidRPr="00434A46" w:rsidRDefault="00145A8F" w:rsidP="004970B7">
      <w:pPr>
        <w:rPr>
          <w:rFonts w:ascii="Verdana" w:hAnsi="Verdana"/>
          <w:color w:val="000000"/>
          <w:rPrChange w:id="719" w:author="Ruizi HAN (20125115)" w:date="2020-12-02T02:04:00Z">
            <w:rPr>
              <w:color w:val="000000"/>
            </w:rPr>
          </w:rPrChange>
        </w:rPr>
      </w:pPr>
    </w:p>
    <w:p w14:paraId="515B74D9" w14:textId="49354D84" w:rsidR="000E4FF4" w:rsidRPr="00434A46" w:rsidRDefault="000E4FF4" w:rsidP="000E4FF4">
      <w:pPr>
        <w:ind w:left="360"/>
        <w:rPr>
          <w:rFonts w:ascii="Verdana" w:hAnsi="Verdana"/>
          <w:b/>
          <w:bCs/>
          <w:color w:val="000000"/>
          <w:rPrChange w:id="720" w:author="Ruizi HAN (20125115)" w:date="2020-12-02T02:04:00Z">
            <w:rPr>
              <w:color w:val="000000"/>
            </w:rPr>
          </w:rPrChange>
        </w:rPr>
      </w:pPr>
      <w:r w:rsidRPr="00434A46">
        <w:rPr>
          <w:rFonts w:ascii="Verdana" w:hAnsi="Verdana"/>
          <w:b/>
          <w:bCs/>
          <w:color w:val="000000"/>
          <w:rPrChange w:id="721" w:author="Ruizi HAN (20125115)" w:date="2020-12-02T02:04:00Z">
            <w:rPr>
              <w:rFonts w:hint="eastAsia"/>
              <w:color w:val="000000"/>
            </w:rPr>
          </w:rPrChange>
        </w:rPr>
        <w:t>Q</w:t>
      </w:r>
      <w:r w:rsidRPr="00434A46">
        <w:rPr>
          <w:rFonts w:ascii="Verdana" w:hAnsi="Verdana"/>
          <w:b/>
          <w:bCs/>
          <w:color w:val="000000"/>
          <w:rPrChange w:id="722" w:author="Ruizi HAN (20125115)" w:date="2020-12-02T02:04:00Z">
            <w:rPr>
              <w:color w:val="000000"/>
            </w:rPr>
          </w:rPrChange>
        </w:rPr>
        <w:t>uestion10. What language would you like to present the code?</w:t>
      </w:r>
    </w:p>
    <w:p w14:paraId="2578AFC1" w14:textId="0BBD161F" w:rsidR="000E4FF4" w:rsidRPr="00434A46" w:rsidRDefault="001F6B35" w:rsidP="001F6B35">
      <w:pPr>
        <w:ind w:left="360"/>
        <w:jc w:val="center"/>
        <w:rPr>
          <w:rFonts w:ascii="Verdana" w:hAnsi="Verdana"/>
          <w:color w:val="000000"/>
          <w:rPrChange w:id="723" w:author="Ruizi HAN (20125115)" w:date="2020-12-02T02:04:00Z">
            <w:rPr>
              <w:color w:val="000000"/>
            </w:rPr>
          </w:rPrChange>
        </w:rPr>
      </w:pPr>
      <w:r w:rsidRPr="00434A46">
        <w:rPr>
          <w:rFonts w:ascii="Verdana" w:hAnsi="Verdana"/>
          <w:noProof/>
          <w:rPrChange w:id="724" w:author="Ruizi HAN (20125115)" w:date="2020-12-02T02:04:00Z">
            <w:rPr>
              <w:noProof/>
            </w:rPr>
          </w:rPrChange>
        </w:rPr>
        <w:drawing>
          <wp:inline distT="0" distB="0" distL="0" distR="0" wp14:anchorId="70065C81" wp14:editId="3F17B860">
            <wp:extent cx="2932654" cy="176284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2351" cy="1768671"/>
                    </a:xfrm>
                    <a:prstGeom prst="rect">
                      <a:avLst/>
                    </a:prstGeom>
                    <a:noFill/>
                  </pic:spPr>
                </pic:pic>
              </a:graphicData>
            </a:graphic>
          </wp:inline>
        </w:drawing>
      </w:r>
    </w:p>
    <w:p w14:paraId="1CEB97A6" w14:textId="040B5E55" w:rsidR="000E4FF4" w:rsidRPr="00434A46" w:rsidRDefault="000E4FF4" w:rsidP="000E4FF4">
      <w:pPr>
        <w:ind w:left="360"/>
        <w:jc w:val="center"/>
        <w:rPr>
          <w:rFonts w:ascii="Verdana" w:hAnsi="Verdana"/>
          <w:rPrChange w:id="725" w:author="Ruizi HAN (20125115)" w:date="2020-12-02T02:04:00Z">
            <w:rPr/>
          </w:rPrChange>
        </w:rPr>
      </w:pPr>
      <w:r w:rsidRPr="00434A46">
        <w:rPr>
          <w:rFonts w:ascii="Verdana" w:hAnsi="Verdana"/>
          <w:rPrChange w:id="726" w:author="Ruizi HAN (20125115)" w:date="2020-12-02T02:04:00Z">
            <w:rPr>
              <w:rFonts w:hint="eastAsia"/>
            </w:rPr>
          </w:rPrChange>
        </w:rPr>
        <w:t>F</w:t>
      </w:r>
      <w:r w:rsidRPr="00434A46">
        <w:rPr>
          <w:rFonts w:ascii="Verdana" w:hAnsi="Verdana"/>
          <w:rPrChange w:id="727" w:author="Ruizi HAN (20125115)" w:date="2020-12-02T02:04:00Z">
            <w:rPr/>
          </w:rPrChange>
        </w:rPr>
        <w:t xml:space="preserve">ig10. The </w:t>
      </w:r>
      <w:r w:rsidR="001F6B35" w:rsidRPr="00434A46">
        <w:rPr>
          <w:rFonts w:ascii="Verdana" w:hAnsi="Verdana"/>
          <w:rPrChange w:id="728" w:author="Ruizi HAN (20125115)" w:date="2020-12-02T02:04:00Z">
            <w:rPr/>
          </w:rPrChange>
        </w:rPr>
        <w:t>pie</w:t>
      </w:r>
      <w:r w:rsidRPr="00434A46">
        <w:rPr>
          <w:rFonts w:ascii="Verdana" w:hAnsi="Verdana"/>
          <w:rPrChange w:id="729" w:author="Ruizi HAN (20125115)" w:date="2020-12-02T02:04:00Z">
            <w:rPr/>
          </w:rPrChange>
        </w:rPr>
        <w:t xml:space="preserve"> chart of results of question 10.</w:t>
      </w:r>
    </w:p>
    <w:p w14:paraId="2D333313" w14:textId="31918F52" w:rsidR="000E4FF4" w:rsidRPr="00434A46" w:rsidRDefault="000E4FF4" w:rsidP="000E4FF4">
      <w:pPr>
        <w:ind w:left="360"/>
        <w:rPr>
          <w:rFonts w:ascii="Verdana" w:hAnsi="Verdana"/>
          <w:rPrChange w:id="730" w:author="Ruizi HAN (20125115)" w:date="2020-12-02T02:04:00Z">
            <w:rPr/>
          </w:rPrChange>
        </w:rPr>
      </w:pPr>
    </w:p>
    <w:p w14:paraId="383406F8" w14:textId="770712CE" w:rsidR="002A4365" w:rsidRPr="00434A46" w:rsidRDefault="002A4365" w:rsidP="000E4FF4">
      <w:pPr>
        <w:ind w:left="360"/>
        <w:rPr>
          <w:rFonts w:ascii="Verdana" w:hAnsi="Verdana"/>
          <w:rPrChange w:id="731" w:author="Ruizi HAN (20125115)" w:date="2020-12-02T02:04:00Z">
            <w:rPr/>
          </w:rPrChange>
        </w:rPr>
      </w:pPr>
      <w:r w:rsidRPr="00434A46">
        <w:rPr>
          <w:rFonts w:ascii="Verdana" w:hAnsi="Verdana"/>
          <w:rPrChange w:id="732" w:author="Ruizi HAN (20125115)" w:date="2020-12-02T02:04:00Z">
            <w:rPr>
              <w:rFonts w:hint="eastAsia"/>
            </w:rPr>
          </w:rPrChange>
        </w:rPr>
        <w:t>T</w:t>
      </w:r>
      <w:r w:rsidRPr="00434A46">
        <w:rPr>
          <w:rFonts w:ascii="Verdana" w:hAnsi="Verdana"/>
          <w:rPrChange w:id="733" w:author="Ruizi HAN (20125115)" w:date="2020-12-02T02:04:00Z">
            <w:rPr/>
          </w:rPrChange>
        </w:rPr>
        <w:t xml:space="preserve">his question aims to collect the programming language preference of our target users. The result shows that </w:t>
      </w:r>
      <w:del w:id="734" w:author="陈诗量" w:date="2020-11-24T19:23:00Z">
        <w:r w:rsidRPr="00434A46" w:rsidDel="00F020D4">
          <w:rPr>
            <w:rFonts w:ascii="Verdana" w:hAnsi="Verdana"/>
            <w:color w:val="FF0000"/>
            <w:rPrChange w:id="735" w:author="Ruizi HAN (20125115)" w:date="2020-12-02T02:04:00Z">
              <w:rPr>
                <w:color w:val="FF0000"/>
              </w:rPr>
            </w:rPrChange>
          </w:rPr>
          <w:delText xml:space="preserve">the </w:delText>
        </w:r>
      </w:del>
      <w:r w:rsidRPr="00434A46">
        <w:rPr>
          <w:rFonts w:ascii="Verdana" w:hAnsi="Verdana"/>
          <w:color w:val="FF0000"/>
          <w:rPrChange w:id="736" w:author="Ruizi HAN (20125115)" w:date="2020-12-02T02:04:00Z">
            <w:rPr>
              <w:color w:val="FF0000"/>
            </w:rPr>
          </w:rPrChange>
        </w:rPr>
        <w:t>user</w:t>
      </w:r>
      <w:ins w:id="737" w:author="陈诗量" w:date="2020-11-24T19:22:00Z">
        <w:r w:rsidR="00F020D4" w:rsidRPr="00434A46">
          <w:rPr>
            <w:rFonts w:ascii="Verdana" w:hAnsi="Verdana"/>
            <w:color w:val="FF0000"/>
            <w:rPrChange w:id="738" w:author="Ruizi HAN (20125115)" w:date="2020-12-02T02:04:00Z">
              <w:rPr>
                <w:color w:val="FF0000"/>
              </w:rPr>
            </w:rPrChange>
          </w:rPr>
          <w:t>s</w:t>
        </w:r>
      </w:ins>
      <w:ins w:id="739" w:author="陈诗量" w:date="2020-11-25T14:32:00Z">
        <w:r w:rsidR="0079424D" w:rsidRPr="00434A46">
          <w:rPr>
            <w:rFonts w:ascii="Verdana" w:hAnsi="Verdana"/>
            <w:color w:val="FF0000"/>
            <w:rPrChange w:id="740" w:author="Ruizi HAN (20125115)" w:date="2020-12-02T02:04:00Z">
              <w:rPr>
                <w:color w:val="FF0000"/>
              </w:rPr>
            </w:rPrChange>
          </w:rPr>
          <w:t>’</w:t>
        </w:r>
      </w:ins>
      <w:r w:rsidRPr="00434A46">
        <w:rPr>
          <w:rFonts w:ascii="Verdana" w:hAnsi="Verdana"/>
          <w:color w:val="FF0000"/>
          <w:rPrChange w:id="741" w:author="Ruizi HAN (20125115)" w:date="2020-12-02T02:04:00Z">
            <w:rPr>
              <w:color w:val="FF0000"/>
            </w:rPr>
          </w:rPrChange>
        </w:rPr>
        <w:t xml:space="preserve"> demand for C, Java, and Python is relatively high</w:t>
      </w:r>
      <w:r w:rsidRPr="00434A46">
        <w:rPr>
          <w:rFonts w:ascii="Verdana" w:hAnsi="Verdana"/>
          <w:rPrChange w:id="742" w:author="Ruizi HAN (20125115)" w:date="2020-12-02T02:04:00Z">
            <w:rPr/>
          </w:rPrChange>
        </w:rPr>
        <w:t>.</w:t>
      </w:r>
    </w:p>
    <w:p w14:paraId="7958DC4D" w14:textId="77777777" w:rsidR="002A4365" w:rsidRPr="00434A46" w:rsidRDefault="002A4365" w:rsidP="000E4FF4">
      <w:pPr>
        <w:ind w:left="360"/>
        <w:rPr>
          <w:rFonts w:ascii="Verdana" w:hAnsi="Verdana"/>
          <w:rPrChange w:id="743" w:author="Ruizi HAN (20125115)" w:date="2020-12-02T02:04:00Z">
            <w:rPr/>
          </w:rPrChange>
        </w:rPr>
      </w:pPr>
    </w:p>
    <w:p w14:paraId="16BF1244" w14:textId="5D6A72C2" w:rsidR="000E4FF4" w:rsidRPr="00434A46" w:rsidRDefault="000E4FF4" w:rsidP="000E4FF4">
      <w:pPr>
        <w:ind w:left="360"/>
        <w:rPr>
          <w:rFonts w:ascii="Verdana" w:hAnsi="Verdana"/>
          <w:b/>
          <w:bCs/>
          <w:color w:val="000000"/>
          <w:rPrChange w:id="744" w:author="Ruizi HAN (20125115)" w:date="2020-12-02T02:04:00Z">
            <w:rPr>
              <w:color w:val="000000"/>
            </w:rPr>
          </w:rPrChange>
        </w:rPr>
      </w:pPr>
      <w:commentRangeStart w:id="745"/>
      <w:r w:rsidRPr="00434A46">
        <w:rPr>
          <w:rFonts w:ascii="Verdana" w:hAnsi="Verdana"/>
          <w:b/>
          <w:bCs/>
          <w:color w:val="000000"/>
          <w:rPrChange w:id="746" w:author="Ruizi HAN (20125115)" w:date="2020-12-02T02:04:00Z">
            <w:rPr>
              <w:rFonts w:hint="eastAsia"/>
              <w:color w:val="000000"/>
            </w:rPr>
          </w:rPrChange>
        </w:rPr>
        <w:t>Q</w:t>
      </w:r>
      <w:r w:rsidRPr="00434A46">
        <w:rPr>
          <w:rFonts w:ascii="Verdana" w:hAnsi="Verdana"/>
          <w:b/>
          <w:bCs/>
          <w:color w:val="000000"/>
          <w:rPrChange w:id="747" w:author="Ruizi HAN (20125115)" w:date="2020-12-02T02:04:00Z">
            <w:rPr>
              <w:color w:val="000000"/>
            </w:rPr>
          </w:rPrChange>
        </w:rPr>
        <w:t>uestion11. Which following function do you prefer?</w:t>
      </w:r>
      <w:commentRangeEnd w:id="745"/>
      <w:r w:rsidR="00A212A6" w:rsidRPr="00434A46">
        <w:rPr>
          <w:rStyle w:val="ac"/>
          <w:rFonts w:ascii="Verdana" w:hAnsi="Verdana"/>
          <w:b/>
          <w:bCs/>
          <w:rPrChange w:id="748" w:author="Ruizi HAN (20125115)" w:date="2020-12-02T02:04:00Z">
            <w:rPr>
              <w:rStyle w:val="ac"/>
            </w:rPr>
          </w:rPrChange>
        </w:rPr>
        <w:commentReference w:id="745"/>
      </w:r>
    </w:p>
    <w:p w14:paraId="57C168AC" w14:textId="3B16CEE2" w:rsidR="000E4FF4" w:rsidRPr="00434A46" w:rsidRDefault="001F6B35" w:rsidP="001F6B35">
      <w:pPr>
        <w:ind w:left="360"/>
        <w:jc w:val="center"/>
        <w:rPr>
          <w:rFonts w:ascii="Verdana" w:hAnsi="Verdana"/>
          <w:rPrChange w:id="749" w:author="Ruizi HAN (20125115)" w:date="2020-12-02T02:04:00Z">
            <w:rPr/>
          </w:rPrChange>
        </w:rPr>
      </w:pPr>
      <w:r w:rsidRPr="00434A46">
        <w:rPr>
          <w:rFonts w:ascii="Verdana" w:hAnsi="Verdana"/>
          <w:noProof/>
          <w:rPrChange w:id="750" w:author="Ruizi HAN (20125115)" w:date="2020-12-02T02:04:00Z">
            <w:rPr>
              <w:noProof/>
            </w:rPr>
          </w:rPrChange>
        </w:rPr>
        <w:drawing>
          <wp:inline distT="0" distB="0" distL="0" distR="0" wp14:anchorId="750B8AF1" wp14:editId="56DE2D65">
            <wp:extent cx="2879621" cy="185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9038" cy="1869240"/>
                    </a:xfrm>
                    <a:prstGeom prst="rect">
                      <a:avLst/>
                    </a:prstGeom>
                    <a:noFill/>
                  </pic:spPr>
                </pic:pic>
              </a:graphicData>
            </a:graphic>
          </wp:inline>
        </w:drawing>
      </w:r>
    </w:p>
    <w:p w14:paraId="6AD59BAB" w14:textId="5C2DECE3" w:rsidR="000E4FF4" w:rsidRPr="00434A46" w:rsidRDefault="000E4FF4" w:rsidP="000E4FF4">
      <w:pPr>
        <w:ind w:left="360"/>
        <w:jc w:val="center"/>
        <w:rPr>
          <w:rFonts w:ascii="Verdana" w:hAnsi="Verdana"/>
          <w:rPrChange w:id="751" w:author="Ruizi HAN (20125115)" w:date="2020-12-02T02:04:00Z">
            <w:rPr/>
          </w:rPrChange>
        </w:rPr>
      </w:pPr>
      <w:r w:rsidRPr="00434A46">
        <w:rPr>
          <w:rFonts w:ascii="Verdana" w:hAnsi="Verdana"/>
          <w:rPrChange w:id="752" w:author="Ruizi HAN (20125115)" w:date="2020-12-02T02:04:00Z">
            <w:rPr>
              <w:rFonts w:hint="eastAsia"/>
            </w:rPr>
          </w:rPrChange>
        </w:rPr>
        <w:t>F</w:t>
      </w:r>
      <w:r w:rsidRPr="00434A46">
        <w:rPr>
          <w:rFonts w:ascii="Verdana" w:hAnsi="Verdana"/>
          <w:rPrChange w:id="753" w:author="Ruizi HAN (20125115)" w:date="2020-12-02T02:04:00Z">
            <w:rPr/>
          </w:rPrChange>
        </w:rPr>
        <w:t>ig11. The bar chart of results of question 11.</w:t>
      </w:r>
    </w:p>
    <w:p w14:paraId="1FD28D7F" w14:textId="61085C8C" w:rsidR="000E4FF4" w:rsidRPr="00434A46" w:rsidRDefault="000E4FF4" w:rsidP="00A1670A">
      <w:pPr>
        <w:ind w:left="360"/>
        <w:rPr>
          <w:rFonts w:ascii="Verdana" w:hAnsi="Verdana"/>
          <w:color w:val="000000"/>
          <w:rPrChange w:id="754" w:author="Ruizi HAN (20125115)" w:date="2020-12-02T02:04:00Z">
            <w:rPr>
              <w:color w:val="000000"/>
            </w:rPr>
          </w:rPrChange>
        </w:rPr>
      </w:pPr>
    </w:p>
    <w:p w14:paraId="18D35A54" w14:textId="0D6D4100" w:rsidR="002A4365" w:rsidRPr="00434A46" w:rsidRDefault="002A4365" w:rsidP="00A1670A">
      <w:pPr>
        <w:ind w:left="360"/>
        <w:rPr>
          <w:rFonts w:ascii="Verdana" w:hAnsi="Verdana"/>
          <w:color w:val="FF0000"/>
          <w:rPrChange w:id="755" w:author="Ruizi HAN (20125115)" w:date="2020-12-02T02:04:00Z">
            <w:rPr>
              <w:color w:val="FF0000"/>
            </w:rPr>
          </w:rPrChange>
        </w:rPr>
      </w:pPr>
      <w:r w:rsidRPr="00434A46">
        <w:rPr>
          <w:rFonts w:ascii="Verdana" w:hAnsi="Verdana"/>
          <w:color w:val="000000"/>
          <w:rPrChange w:id="756" w:author="Ruizi HAN (20125115)" w:date="2020-12-02T02:04:00Z">
            <w:rPr>
              <w:rFonts w:hint="eastAsia"/>
              <w:color w:val="000000"/>
            </w:rPr>
          </w:rPrChange>
        </w:rPr>
        <w:t>F</w:t>
      </w:r>
      <w:r w:rsidRPr="00434A46">
        <w:rPr>
          <w:rFonts w:ascii="Verdana" w:hAnsi="Verdana"/>
          <w:color w:val="000000"/>
          <w:rPrChange w:id="757" w:author="Ruizi HAN (20125115)" w:date="2020-12-02T02:04:00Z">
            <w:rPr>
              <w:color w:val="000000"/>
            </w:rPr>
          </w:rPrChange>
        </w:rPr>
        <w:t xml:space="preserve">or the </w:t>
      </w:r>
      <w:ins w:id="758" w:author="陈诗量" w:date="2020-11-25T14:33:00Z">
        <w:r w:rsidR="0079424D" w:rsidRPr="00434A46">
          <w:rPr>
            <w:rFonts w:ascii="Verdana" w:hAnsi="Verdana"/>
            <w:color w:val="000000"/>
            <w:rPrChange w:id="759" w:author="Ruizi HAN (20125115)" w:date="2020-12-02T02:04:00Z">
              <w:rPr>
                <w:color w:val="000000"/>
              </w:rPr>
            </w:rPrChange>
          </w:rPr>
          <w:t xml:space="preserve">envisioned </w:t>
        </w:r>
      </w:ins>
      <w:r w:rsidRPr="00434A46">
        <w:rPr>
          <w:rFonts w:ascii="Verdana" w:hAnsi="Verdana"/>
          <w:color w:val="000000"/>
          <w:rPrChange w:id="760" w:author="Ruizi HAN (20125115)" w:date="2020-12-02T02:04:00Z">
            <w:rPr>
              <w:color w:val="000000"/>
            </w:rPr>
          </w:rPrChange>
        </w:rPr>
        <w:t>functions</w:t>
      </w:r>
      <w:ins w:id="761" w:author="陈诗量" w:date="2020-11-25T14:33:00Z">
        <w:r w:rsidR="0079424D" w:rsidRPr="00434A46">
          <w:rPr>
            <w:rFonts w:ascii="Verdana" w:hAnsi="Verdana"/>
            <w:color w:val="000000"/>
            <w:rPrChange w:id="762" w:author="Ruizi HAN (20125115)" w:date="2020-12-02T02:04:00Z">
              <w:rPr>
                <w:color w:val="000000"/>
              </w:rPr>
            </w:rPrChange>
          </w:rPr>
          <w:t>,</w:t>
        </w:r>
      </w:ins>
      <w:del w:id="763" w:author="陈诗量" w:date="2020-11-25T14:33:00Z">
        <w:r w:rsidRPr="00434A46" w:rsidDel="0079424D">
          <w:rPr>
            <w:rFonts w:ascii="Verdana" w:hAnsi="Verdana"/>
            <w:color w:val="000000"/>
            <w:rPrChange w:id="764" w:author="Ruizi HAN (20125115)" w:date="2020-12-02T02:04:00Z">
              <w:rPr>
                <w:color w:val="000000"/>
              </w:rPr>
            </w:rPrChange>
          </w:rPr>
          <w:delText xml:space="preserve"> we</w:delText>
        </w:r>
      </w:del>
      <w:r w:rsidRPr="00434A46">
        <w:rPr>
          <w:rFonts w:ascii="Verdana" w:hAnsi="Verdana"/>
          <w:color w:val="000000"/>
          <w:rPrChange w:id="765" w:author="Ruizi HAN (20125115)" w:date="2020-12-02T02:04:00Z">
            <w:rPr>
              <w:color w:val="000000"/>
            </w:rPr>
          </w:rPrChange>
        </w:rPr>
        <w:t xml:space="preserve"> </w:t>
      </w:r>
      <w:del w:id="766" w:author="陈诗量" w:date="2020-11-25T14:33:00Z">
        <w:r w:rsidRPr="00434A46" w:rsidDel="0079424D">
          <w:rPr>
            <w:rFonts w:ascii="Verdana" w:hAnsi="Verdana"/>
            <w:color w:val="000000"/>
            <w:rPrChange w:id="767" w:author="Ruizi HAN (20125115)" w:date="2020-12-02T02:04:00Z">
              <w:rPr>
                <w:color w:val="000000"/>
              </w:rPr>
            </w:rPrChange>
          </w:rPr>
          <w:delText xml:space="preserve">envisioned, </w:delText>
        </w:r>
      </w:del>
      <w:r w:rsidRPr="00434A46">
        <w:rPr>
          <w:rFonts w:ascii="Verdana" w:hAnsi="Verdana"/>
          <w:color w:val="000000"/>
          <w:rPrChange w:id="768" w:author="Ruizi HAN (20125115)" w:date="2020-12-02T02:04:00Z">
            <w:rPr>
              <w:color w:val="000000"/>
            </w:rPr>
          </w:rPrChange>
        </w:rPr>
        <w:t xml:space="preserve">what the participants like best are the animation display function and </w:t>
      </w:r>
      <w:r w:rsidR="00371840" w:rsidRPr="00434A46">
        <w:rPr>
          <w:rFonts w:ascii="Verdana" w:hAnsi="Verdana"/>
          <w:color w:val="000000"/>
          <w:rPrChange w:id="769" w:author="Ruizi HAN (20125115)" w:date="2020-12-02T02:04:00Z">
            <w:rPr>
              <w:color w:val="000000"/>
            </w:rPr>
          </w:rPrChange>
        </w:rPr>
        <w:t xml:space="preserve">exporting </w:t>
      </w:r>
      <w:r w:rsidRPr="00434A46">
        <w:rPr>
          <w:rFonts w:ascii="Verdana" w:hAnsi="Verdana"/>
          <w:color w:val="000000"/>
          <w:rPrChange w:id="770" w:author="Ruizi HAN (20125115)" w:date="2020-12-02T02:04:00Z">
            <w:rPr>
              <w:color w:val="000000"/>
            </w:rPr>
          </w:rPrChange>
        </w:rPr>
        <w:t xml:space="preserve">brief notes function. </w:t>
      </w:r>
      <w:ins w:id="771" w:author="陈诗量" w:date="2020-11-25T14:33:00Z">
        <w:r w:rsidR="0079424D" w:rsidRPr="00434A46">
          <w:rPr>
            <w:rFonts w:ascii="Verdana" w:hAnsi="Verdana"/>
            <w:color w:val="000000"/>
            <w:rPrChange w:id="772" w:author="Ruizi HAN (20125115)" w:date="2020-12-02T02:04:00Z">
              <w:rPr>
                <w:color w:val="000000"/>
              </w:rPr>
            </w:rPrChange>
          </w:rPr>
          <w:t>The s</w:t>
        </w:r>
      </w:ins>
      <w:del w:id="773" w:author="陈诗量" w:date="2020-11-25T14:33:00Z">
        <w:r w:rsidRPr="00434A46" w:rsidDel="0079424D">
          <w:rPr>
            <w:rFonts w:ascii="Verdana" w:hAnsi="Verdana"/>
            <w:color w:val="000000"/>
            <w:rPrChange w:id="774" w:author="Ruizi HAN (20125115)" w:date="2020-12-02T02:04:00Z">
              <w:rPr>
                <w:color w:val="000000"/>
              </w:rPr>
            </w:rPrChange>
          </w:rPr>
          <w:delText>S</w:delText>
        </w:r>
      </w:del>
      <w:r w:rsidRPr="00434A46">
        <w:rPr>
          <w:rFonts w:ascii="Verdana" w:hAnsi="Verdana"/>
          <w:color w:val="000000"/>
          <w:rPrChange w:id="775" w:author="Ruizi HAN (20125115)" w:date="2020-12-02T02:04:00Z">
            <w:rPr>
              <w:color w:val="000000"/>
            </w:rPr>
          </w:rPrChange>
        </w:rPr>
        <w:t xml:space="preserve">econd </w:t>
      </w:r>
      <w:del w:id="776" w:author="陈诗量" w:date="2020-11-24T19:23:00Z">
        <w:r w:rsidRPr="00434A46" w:rsidDel="006C69F5">
          <w:rPr>
            <w:rFonts w:ascii="Verdana" w:hAnsi="Verdana"/>
            <w:color w:val="000000"/>
            <w:rPrChange w:id="777" w:author="Ruizi HAN (20125115)" w:date="2020-12-02T02:04:00Z">
              <w:rPr>
                <w:color w:val="000000"/>
              </w:rPr>
            </w:rPrChange>
          </w:rPr>
          <w:delText xml:space="preserve">are </w:delText>
        </w:r>
      </w:del>
      <w:ins w:id="778" w:author="陈诗量" w:date="2020-11-24T19:23:00Z">
        <w:r w:rsidR="006C69F5" w:rsidRPr="00434A46">
          <w:rPr>
            <w:rFonts w:ascii="Verdana" w:hAnsi="Verdana"/>
            <w:color w:val="000000"/>
            <w:rPrChange w:id="779" w:author="Ruizi HAN (20125115)" w:date="2020-12-02T02:04:00Z">
              <w:rPr>
                <w:color w:val="000000"/>
              </w:rPr>
            </w:rPrChange>
          </w:rPr>
          <w:t xml:space="preserve">is </w:t>
        </w:r>
      </w:ins>
      <w:r w:rsidRPr="00434A46">
        <w:rPr>
          <w:rFonts w:ascii="Verdana" w:hAnsi="Verdana"/>
          <w:color w:val="000000"/>
          <w:rPrChange w:id="780" w:author="Ruizi HAN (20125115)" w:date="2020-12-02T02:04:00Z">
            <w:rPr>
              <w:color w:val="000000"/>
            </w:rPr>
          </w:rPrChange>
        </w:rPr>
        <w:t xml:space="preserve">the user guide and adding breakpoints. </w:t>
      </w:r>
      <w:ins w:id="781" w:author="陈诗量" w:date="2020-11-24T19:23:00Z">
        <w:r w:rsidR="006C69F5" w:rsidRPr="00434A46">
          <w:rPr>
            <w:rFonts w:ascii="Verdana" w:hAnsi="Verdana"/>
            <w:color w:val="000000"/>
            <w:rPrChange w:id="782" w:author="Ruizi HAN (20125115)" w:date="2020-12-02T02:04:00Z">
              <w:rPr>
                <w:color w:val="000000"/>
              </w:rPr>
            </w:rPrChange>
          </w:rPr>
          <w:t>Lots</w:t>
        </w:r>
      </w:ins>
      <w:del w:id="783" w:author="陈诗量" w:date="2020-11-24T19:23:00Z">
        <w:r w:rsidRPr="00434A46" w:rsidDel="006C69F5">
          <w:rPr>
            <w:rFonts w:ascii="Verdana" w:hAnsi="Verdana"/>
            <w:color w:val="000000"/>
            <w:rPrChange w:id="784" w:author="Ruizi HAN (20125115)" w:date="2020-12-02T02:04:00Z">
              <w:rPr>
                <w:color w:val="000000"/>
              </w:rPr>
            </w:rPrChange>
          </w:rPr>
          <w:delText>Then, there are also lots</w:delText>
        </w:r>
      </w:del>
      <w:r w:rsidRPr="00434A46">
        <w:rPr>
          <w:rFonts w:ascii="Verdana" w:hAnsi="Verdana"/>
          <w:color w:val="000000"/>
          <w:rPrChange w:id="785" w:author="Ruizi HAN (20125115)" w:date="2020-12-02T02:04:00Z">
            <w:rPr>
              <w:color w:val="000000"/>
            </w:rPr>
          </w:rPrChange>
        </w:rPr>
        <w:t xml:space="preserve"> of participants select multilingual settings function and recent</w:t>
      </w:r>
      <w:r w:rsidR="00371840" w:rsidRPr="00434A46">
        <w:rPr>
          <w:rFonts w:ascii="Verdana" w:hAnsi="Verdana"/>
          <w:color w:val="000000"/>
          <w:rPrChange w:id="786" w:author="Ruizi HAN (20125115)" w:date="2020-12-02T02:04:00Z">
            <w:rPr>
              <w:color w:val="000000"/>
            </w:rPr>
          </w:rPrChange>
        </w:rPr>
        <w:t>ly used</w:t>
      </w:r>
      <w:r w:rsidRPr="00434A46">
        <w:rPr>
          <w:rFonts w:ascii="Verdana" w:hAnsi="Verdana"/>
          <w:color w:val="000000"/>
          <w:rPrChange w:id="787" w:author="Ruizi HAN (20125115)" w:date="2020-12-02T02:04:00Z">
            <w:rPr>
              <w:color w:val="000000"/>
            </w:rPr>
          </w:rPrChange>
        </w:rPr>
        <w:t xml:space="preserve"> function</w:t>
      </w:r>
      <w:ins w:id="788" w:author="Ruizi HAN (20125115)" w:date="2020-11-28T17:00:00Z">
        <w:r w:rsidR="00A212A6" w:rsidRPr="00434A46">
          <w:rPr>
            <w:rFonts w:ascii="Verdana" w:hAnsi="Verdana"/>
            <w:color w:val="000000"/>
            <w:rPrChange w:id="789" w:author="Ruizi HAN (20125115)" w:date="2020-12-02T02:04:00Z">
              <w:rPr>
                <w:color w:val="000000"/>
              </w:rPr>
            </w:rPrChange>
          </w:rPr>
          <w:t>,</w:t>
        </w:r>
      </w:ins>
      <w:ins w:id="790" w:author="陈诗量" w:date="2020-11-24T19:24:00Z">
        <w:r w:rsidR="001003E7" w:rsidRPr="00434A46">
          <w:rPr>
            <w:rFonts w:ascii="Verdana" w:hAnsi="Verdana"/>
            <w:color w:val="000000"/>
            <w:rPrChange w:id="791" w:author="Ruizi HAN (20125115)" w:date="2020-12-02T02:04:00Z">
              <w:rPr>
                <w:color w:val="000000"/>
              </w:rPr>
            </w:rPrChange>
          </w:rPr>
          <w:t xml:space="preserve"> </w:t>
        </w:r>
      </w:ins>
      <w:ins w:id="792" w:author="Ruizi HAN (20125115)" w:date="2020-11-28T17:00:00Z">
        <w:r w:rsidR="00A212A6" w:rsidRPr="00434A46">
          <w:rPr>
            <w:rFonts w:ascii="Verdana" w:hAnsi="Verdana"/>
            <w:color w:val="000000"/>
            <w:rPrChange w:id="793" w:author="Ruizi HAN (20125115)" w:date="2020-12-02T02:04:00Z">
              <w:rPr>
                <w:color w:val="000000"/>
              </w:rPr>
            </w:rPrChange>
          </w:rPr>
          <w:t xml:space="preserve">both are </w:t>
        </w:r>
      </w:ins>
      <w:ins w:id="794" w:author="陈诗量" w:date="2020-11-24T19:24:00Z">
        <w:del w:id="795" w:author="Ruizi HAN (20125115)" w:date="2020-11-28T17:00:00Z">
          <w:r w:rsidR="006C69F5" w:rsidRPr="00434A46" w:rsidDel="00A212A6">
            <w:rPr>
              <w:rFonts w:ascii="Verdana" w:hAnsi="Verdana"/>
              <w:color w:val="000000"/>
              <w:rPrChange w:id="796" w:author="Ruizi HAN (20125115)" w:date="2020-12-02T02:04:00Z">
                <w:rPr>
                  <w:color w:val="000000"/>
                </w:rPr>
              </w:rPrChange>
            </w:rPr>
            <w:delText>(</w:delText>
          </w:r>
        </w:del>
        <w:r w:rsidR="001003E7" w:rsidRPr="00434A46">
          <w:rPr>
            <w:rFonts w:ascii="Verdana" w:hAnsi="Verdana"/>
            <w:color w:val="000000"/>
            <w:rPrChange w:id="797" w:author="Ruizi HAN (20125115)" w:date="2020-12-02T02:04:00Z">
              <w:rPr>
                <w:color w:val="000000"/>
              </w:rPr>
            </w:rPrChange>
          </w:rPr>
          <w:t>approximately 13%</w:t>
        </w:r>
        <w:del w:id="798" w:author="Ruizi HAN (20125115)" w:date="2020-11-28T17:00:00Z">
          <w:r w:rsidR="001003E7" w:rsidRPr="00434A46" w:rsidDel="00A212A6">
            <w:rPr>
              <w:rFonts w:ascii="Verdana" w:hAnsi="Verdana"/>
              <w:color w:val="000000"/>
              <w:rPrChange w:id="799" w:author="Ruizi HAN (20125115)" w:date="2020-12-02T02:04:00Z">
                <w:rPr>
                  <w:color w:val="000000"/>
                </w:rPr>
              </w:rPrChange>
            </w:rPr>
            <w:delText>)</w:delText>
          </w:r>
        </w:del>
      </w:ins>
      <w:r w:rsidRPr="00434A46">
        <w:rPr>
          <w:rFonts w:ascii="Verdana" w:hAnsi="Verdana"/>
          <w:color w:val="000000"/>
          <w:rPrChange w:id="800" w:author="Ruizi HAN (20125115)" w:date="2020-12-02T02:04:00Z">
            <w:rPr>
              <w:color w:val="000000"/>
            </w:rPr>
          </w:rPrChange>
        </w:rPr>
        <w:t xml:space="preserve">. </w:t>
      </w:r>
      <w:ins w:id="801" w:author="陈诗量" w:date="2020-11-24T19:25:00Z">
        <w:r w:rsidR="00AC14E6" w:rsidRPr="00434A46">
          <w:rPr>
            <w:rFonts w:ascii="Verdana" w:hAnsi="Verdana"/>
            <w:color w:val="000000"/>
            <w:rPrChange w:id="802" w:author="Ruizi HAN (20125115)" w:date="2020-12-02T02:04:00Z">
              <w:rPr>
                <w:color w:val="000000"/>
              </w:rPr>
            </w:rPrChange>
          </w:rPr>
          <w:t>T</w:t>
        </w:r>
      </w:ins>
      <w:del w:id="803" w:author="陈诗量" w:date="2020-11-24T19:24:00Z">
        <w:r w:rsidR="004970B7" w:rsidRPr="00434A46" w:rsidDel="00AC14E6">
          <w:rPr>
            <w:rFonts w:ascii="Verdana" w:hAnsi="Verdana"/>
            <w:color w:val="000000"/>
            <w:rPrChange w:id="804" w:author="Ruizi HAN (20125115)" w:date="2020-12-02T02:04:00Z">
              <w:rPr>
                <w:color w:val="000000"/>
              </w:rPr>
            </w:rPrChange>
          </w:rPr>
          <w:delText>Further, t</w:delText>
        </w:r>
      </w:del>
      <w:r w:rsidR="004970B7" w:rsidRPr="00434A46">
        <w:rPr>
          <w:rFonts w:ascii="Verdana" w:hAnsi="Verdana"/>
          <w:color w:val="000000"/>
          <w:rPrChange w:id="805" w:author="Ruizi HAN (20125115)" w:date="2020-12-02T02:04:00Z">
            <w:rPr>
              <w:color w:val="000000"/>
            </w:rPr>
          </w:rPrChange>
        </w:rPr>
        <w:t xml:space="preserve">he </w:t>
      </w:r>
      <w:proofErr w:type="gramStart"/>
      <w:r w:rsidR="004970B7" w:rsidRPr="00434A46">
        <w:rPr>
          <w:rFonts w:ascii="Verdana" w:hAnsi="Verdana"/>
          <w:color w:val="000000"/>
          <w:rPrChange w:id="806" w:author="Ruizi HAN (20125115)" w:date="2020-12-02T02:04:00Z">
            <w:rPr>
              <w:color w:val="000000"/>
            </w:rPr>
          </w:rPrChange>
        </w:rPr>
        <w:t>learning</w:t>
      </w:r>
      <w:proofErr w:type="gramEnd"/>
      <w:r w:rsidR="004970B7" w:rsidRPr="00434A46">
        <w:rPr>
          <w:rFonts w:ascii="Verdana" w:hAnsi="Verdana"/>
          <w:color w:val="000000"/>
          <w:rPrChange w:id="807" w:author="Ruizi HAN (20125115)" w:date="2020-12-02T02:04:00Z">
            <w:rPr>
              <w:color w:val="000000"/>
            </w:rPr>
          </w:rPrChange>
        </w:rPr>
        <w:t xml:space="preserve"> progress and learning time </w:t>
      </w:r>
      <w:r w:rsidR="00BF0F22" w:rsidRPr="00434A46">
        <w:rPr>
          <w:rFonts w:ascii="Verdana" w:hAnsi="Verdana"/>
          <w:color w:val="000000"/>
          <w:rPrChange w:id="808" w:author="Ruizi HAN (20125115)" w:date="2020-12-02T02:04:00Z">
            <w:rPr>
              <w:color w:val="000000"/>
            </w:rPr>
          </w:rPrChange>
        </w:rPr>
        <w:t>display</w:t>
      </w:r>
      <w:ins w:id="809" w:author="陈诗量" w:date="2020-11-24T19:25:00Z">
        <w:r w:rsidR="00AC14E6" w:rsidRPr="00434A46">
          <w:rPr>
            <w:rFonts w:ascii="Verdana" w:hAnsi="Verdana"/>
            <w:color w:val="000000"/>
            <w:rPrChange w:id="810" w:author="Ruizi HAN (20125115)" w:date="2020-12-02T02:04:00Z">
              <w:rPr>
                <w:color w:val="000000"/>
              </w:rPr>
            </w:rPrChange>
          </w:rPr>
          <w:t>ing</w:t>
        </w:r>
      </w:ins>
      <w:r w:rsidR="00BF0F22" w:rsidRPr="00434A46">
        <w:rPr>
          <w:rFonts w:ascii="Verdana" w:hAnsi="Verdana"/>
          <w:color w:val="000000"/>
          <w:rPrChange w:id="811" w:author="Ruizi HAN (20125115)" w:date="2020-12-02T02:04:00Z">
            <w:rPr>
              <w:color w:val="000000"/>
            </w:rPr>
          </w:rPrChange>
        </w:rPr>
        <w:t xml:space="preserve"> </w:t>
      </w:r>
      <w:r w:rsidR="004970B7" w:rsidRPr="00434A46">
        <w:rPr>
          <w:rFonts w:ascii="Verdana" w:hAnsi="Verdana"/>
          <w:color w:val="000000"/>
          <w:rPrChange w:id="812" w:author="Ruizi HAN (20125115)" w:date="2020-12-02T02:04:00Z">
            <w:rPr>
              <w:color w:val="000000"/>
            </w:rPr>
          </w:rPrChange>
        </w:rPr>
        <w:t xml:space="preserve">function </w:t>
      </w:r>
      <w:del w:id="813" w:author="陈诗量" w:date="2020-11-24T19:25:00Z">
        <w:r w:rsidR="004970B7" w:rsidRPr="00434A46" w:rsidDel="00AC14E6">
          <w:rPr>
            <w:rFonts w:ascii="Verdana" w:hAnsi="Verdana"/>
            <w:color w:val="000000"/>
            <w:rPrChange w:id="814" w:author="Ruizi HAN (20125115)" w:date="2020-12-02T02:04:00Z">
              <w:rPr>
                <w:color w:val="000000"/>
              </w:rPr>
            </w:rPrChange>
          </w:rPr>
          <w:delText xml:space="preserve">is </w:delText>
        </w:r>
      </w:del>
      <w:ins w:id="815" w:author="陈诗量" w:date="2020-11-24T19:25:00Z">
        <w:r w:rsidR="00AC14E6" w:rsidRPr="00434A46">
          <w:rPr>
            <w:rFonts w:ascii="Verdana" w:hAnsi="Verdana"/>
            <w:color w:val="000000"/>
            <w:rPrChange w:id="816" w:author="Ruizi HAN (20125115)" w:date="2020-12-02T02:04:00Z">
              <w:rPr>
                <w:color w:val="000000"/>
              </w:rPr>
            </w:rPrChange>
          </w:rPr>
          <w:t xml:space="preserve">are </w:t>
        </w:r>
      </w:ins>
      <w:r w:rsidR="004970B7" w:rsidRPr="00434A46">
        <w:rPr>
          <w:rFonts w:ascii="Verdana" w:hAnsi="Verdana"/>
          <w:color w:val="000000"/>
          <w:rPrChange w:id="817" w:author="Ruizi HAN (20125115)" w:date="2020-12-02T02:04:00Z">
            <w:rPr>
              <w:color w:val="000000"/>
            </w:rPr>
          </w:rPrChange>
        </w:rPr>
        <w:t xml:space="preserve">also popular. </w:t>
      </w:r>
      <w:r w:rsidR="00371840" w:rsidRPr="00434A46">
        <w:rPr>
          <w:rFonts w:ascii="Verdana" w:hAnsi="Verdana"/>
          <w:color w:val="000000"/>
          <w:rPrChange w:id="818" w:author="Ruizi HAN (20125115)" w:date="2020-12-02T02:04:00Z">
            <w:rPr>
              <w:color w:val="000000"/>
            </w:rPr>
          </w:rPrChange>
        </w:rPr>
        <w:t xml:space="preserve">The result demonstrates that our envisioned functions can be acceptable to the users basically. </w:t>
      </w:r>
      <w:r w:rsidR="00371840" w:rsidRPr="00434A46">
        <w:rPr>
          <w:rFonts w:ascii="Verdana" w:hAnsi="Verdana"/>
          <w:color w:val="FF0000"/>
          <w:rPrChange w:id="819" w:author="Ruizi HAN (20125115)" w:date="2020-12-02T02:04:00Z">
            <w:rPr>
              <w:color w:val="FF0000"/>
            </w:rPr>
          </w:rPrChange>
        </w:rPr>
        <w:t xml:space="preserve">Further, one participant proposed that </w:t>
      </w:r>
      <w:del w:id="820" w:author="陈诗量" w:date="2020-11-25T14:07:00Z">
        <w:r w:rsidR="00371840" w:rsidRPr="00434A46" w:rsidDel="006C5D1C">
          <w:rPr>
            <w:rFonts w:ascii="Verdana" w:hAnsi="Verdana"/>
            <w:color w:val="FF0000"/>
            <w:rPrChange w:id="821" w:author="Ruizi HAN (20125115)" w:date="2020-12-02T02:04:00Z">
              <w:rPr>
                <w:color w:val="FF0000"/>
              </w:rPr>
            </w:rPrChange>
          </w:rPr>
          <w:delText xml:space="preserve">he needed </w:delText>
        </w:r>
      </w:del>
      <w:r w:rsidR="00371840" w:rsidRPr="00434A46">
        <w:rPr>
          <w:rFonts w:ascii="Verdana" w:hAnsi="Verdana"/>
          <w:color w:val="FF0000"/>
          <w:rPrChange w:id="822" w:author="Ruizi HAN (20125115)" w:date="2020-12-02T02:04:00Z">
            <w:rPr>
              <w:color w:val="FF0000"/>
            </w:rPr>
          </w:rPrChange>
        </w:rPr>
        <w:t xml:space="preserve">some practice </w:t>
      </w:r>
      <w:del w:id="823" w:author="陈诗量" w:date="2020-11-25T14:07:00Z">
        <w:r w:rsidR="00371840" w:rsidRPr="00434A46" w:rsidDel="006C5D1C">
          <w:rPr>
            <w:rFonts w:ascii="Verdana" w:hAnsi="Verdana"/>
            <w:color w:val="FF0000"/>
            <w:rPrChange w:id="824" w:author="Ruizi HAN (20125115)" w:date="2020-12-02T02:04:00Z">
              <w:rPr>
                <w:color w:val="FF0000"/>
              </w:rPr>
            </w:rPrChange>
          </w:rPr>
          <w:delText xml:space="preserve">problems </w:delText>
        </w:r>
      </w:del>
      <w:ins w:id="825" w:author="陈诗量" w:date="2020-11-25T14:07:00Z">
        <w:r w:rsidR="006C5D1C" w:rsidRPr="00434A46">
          <w:rPr>
            <w:rFonts w:ascii="Verdana" w:hAnsi="Verdana"/>
            <w:color w:val="FF0000"/>
            <w:rPrChange w:id="826" w:author="Ruizi HAN (20125115)" w:date="2020-12-02T02:04:00Z">
              <w:rPr>
                <w:color w:val="FF0000"/>
              </w:rPr>
            </w:rPrChange>
          </w:rPr>
          <w:t xml:space="preserve">questions </w:t>
        </w:r>
      </w:ins>
      <w:r w:rsidR="00371840" w:rsidRPr="00434A46">
        <w:rPr>
          <w:rFonts w:ascii="Verdana" w:hAnsi="Verdana"/>
          <w:color w:val="FF0000"/>
          <w:rPrChange w:id="827" w:author="Ruizi HAN (20125115)" w:date="2020-12-02T02:04:00Z">
            <w:rPr>
              <w:color w:val="FF0000"/>
            </w:rPr>
          </w:rPrChange>
        </w:rPr>
        <w:t>after learning</w:t>
      </w:r>
      <w:ins w:id="828" w:author="陈诗量" w:date="2020-11-25T14:07:00Z">
        <w:r w:rsidR="006C5D1C" w:rsidRPr="00434A46">
          <w:rPr>
            <w:rFonts w:ascii="Verdana" w:hAnsi="Verdana"/>
            <w:color w:val="FF0000"/>
            <w:rPrChange w:id="829" w:author="Ruizi HAN (20125115)" w:date="2020-12-02T02:04:00Z">
              <w:rPr>
                <w:color w:val="FF0000"/>
              </w:rPr>
            </w:rPrChange>
          </w:rPr>
          <w:t xml:space="preserve"> would be helpful</w:t>
        </w:r>
      </w:ins>
      <w:r w:rsidR="00371840" w:rsidRPr="00434A46">
        <w:rPr>
          <w:rFonts w:ascii="Verdana" w:hAnsi="Verdana"/>
          <w:color w:val="FF0000"/>
          <w:rPrChange w:id="830" w:author="Ruizi HAN (20125115)" w:date="2020-12-02T02:04:00Z">
            <w:rPr>
              <w:color w:val="FF0000"/>
            </w:rPr>
          </w:rPrChange>
        </w:rPr>
        <w:t>.</w:t>
      </w:r>
    </w:p>
    <w:p w14:paraId="2F546610" w14:textId="77777777" w:rsidR="00371840" w:rsidRPr="00434A46" w:rsidRDefault="00371840" w:rsidP="00A1670A">
      <w:pPr>
        <w:ind w:left="360"/>
        <w:rPr>
          <w:rFonts w:ascii="Verdana" w:hAnsi="Verdana"/>
          <w:color w:val="000000"/>
          <w:rPrChange w:id="831" w:author="Ruizi HAN (20125115)" w:date="2020-12-02T02:04:00Z">
            <w:rPr>
              <w:color w:val="000000"/>
            </w:rPr>
          </w:rPrChange>
        </w:rPr>
      </w:pPr>
    </w:p>
    <w:p w14:paraId="6E441A68" w14:textId="785AD97F" w:rsidR="000E4FF4" w:rsidRPr="00434A46" w:rsidRDefault="000E4FF4" w:rsidP="00A1670A">
      <w:pPr>
        <w:ind w:left="360"/>
        <w:rPr>
          <w:rFonts w:ascii="Verdana" w:hAnsi="Verdana"/>
          <w:b/>
          <w:bCs/>
          <w:color w:val="000000"/>
          <w:rPrChange w:id="832" w:author="Ruizi HAN (20125115)" w:date="2020-12-02T02:04:00Z">
            <w:rPr>
              <w:color w:val="000000"/>
            </w:rPr>
          </w:rPrChange>
        </w:rPr>
      </w:pPr>
      <w:r w:rsidRPr="00434A46">
        <w:rPr>
          <w:rFonts w:ascii="Verdana" w:hAnsi="Verdana"/>
          <w:b/>
          <w:bCs/>
          <w:color w:val="000000"/>
          <w:rPrChange w:id="833" w:author="Ruizi HAN (20125115)" w:date="2020-12-02T02:04:00Z">
            <w:rPr>
              <w:rFonts w:hint="eastAsia"/>
              <w:color w:val="000000"/>
            </w:rPr>
          </w:rPrChange>
        </w:rPr>
        <w:t>Q</w:t>
      </w:r>
      <w:r w:rsidRPr="00434A46">
        <w:rPr>
          <w:rFonts w:ascii="Verdana" w:hAnsi="Verdana"/>
          <w:b/>
          <w:bCs/>
          <w:color w:val="000000"/>
          <w:rPrChange w:id="834" w:author="Ruizi HAN (20125115)" w:date="2020-12-02T02:04:00Z">
            <w:rPr>
              <w:color w:val="000000"/>
            </w:rPr>
          </w:rPrChange>
        </w:rPr>
        <w:t>uestion12. What other functions do you think the software should have? Are there anything we should pay attention to?</w:t>
      </w:r>
    </w:p>
    <w:p w14:paraId="5B92C5C9" w14:textId="77777777" w:rsidR="00A1670A" w:rsidRPr="00434A46" w:rsidRDefault="00A1670A" w:rsidP="00A1670A">
      <w:pPr>
        <w:ind w:left="360"/>
        <w:rPr>
          <w:rFonts w:ascii="Verdana" w:hAnsi="Verdana"/>
          <w:rPrChange w:id="835" w:author="Ruizi HAN (20125115)" w:date="2020-12-02T02:04:00Z">
            <w:rPr/>
          </w:rPrChange>
        </w:rPr>
      </w:pPr>
    </w:p>
    <w:p w14:paraId="508D7076" w14:textId="5BE1160B" w:rsidR="00145A8F" w:rsidRPr="00434A46" w:rsidRDefault="00145A8F" w:rsidP="00145A8F">
      <w:pPr>
        <w:ind w:left="360"/>
        <w:rPr>
          <w:rFonts w:ascii="Verdana" w:hAnsi="Verdana"/>
          <w:color w:val="000000"/>
          <w:rPrChange w:id="836" w:author="Ruizi HAN (20125115)" w:date="2020-12-02T02:04:00Z">
            <w:rPr>
              <w:color w:val="000000"/>
            </w:rPr>
          </w:rPrChange>
        </w:rPr>
      </w:pPr>
      <w:r w:rsidRPr="00434A46">
        <w:rPr>
          <w:rFonts w:ascii="Verdana" w:hAnsi="Verdana"/>
          <w:rPrChange w:id="837" w:author="Ruizi HAN (20125115)" w:date="2020-12-02T02:04:00Z">
            <w:rPr>
              <w:rFonts w:hint="eastAsia"/>
            </w:rPr>
          </w:rPrChange>
        </w:rPr>
        <w:t>T</w:t>
      </w:r>
      <w:r w:rsidRPr="00434A46">
        <w:rPr>
          <w:rFonts w:ascii="Verdana" w:hAnsi="Verdana"/>
          <w:rPrChange w:id="838" w:author="Ruizi HAN (20125115)" w:date="2020-12-02T02:04:00Z">
            <w:rPr/>
          </w:rPrChange>
        </w:rPr>
        <w:t xml:space="preserve">his is an open question, and the </w:t>
      </w:r>
      <w:r w:rsidRPr="00434A46">
        <w:rPr>
          <w:rFonts w:ascii="Verdana" w:hAnsi="Verdana"/>
          <w:color w:val="000000"/>
          <w:rPrChange w:id="839" w:author="Ruizi HAN (20125115)" w:date="2020-12-02T02:04:00Z">
            <w:rPr>
              <w:color w:val="000000"/>
            </w:rPr>
          </w:rPrChange>
        </w:rPr>
        <w:t>participants can choose to answer</w:t>
      </w:r>
      <w:ins w:id="840" w:author="Ruizi HAN (20125115)" w:date="2020-11-28T17:03:00Z">
        <w:r w:rsidR="00A212A6" w:rsidRPr="00434A46">
          <w:rPr>
            <w:rFonts w:ascii="Verdana" w:hAnsi="Verdana"/>
            <w:color w:val="000000"/>
            <w:rPrChange w:id="841" w:author="Ruizi HAN (20125115)" w:date="2020-12-02T02:04:00Z">
              <w:rPr>
                <w:color w:val="000000"/>
              </w:rPr>
            </w:rPrChange>
          </w:rPr>
          <w:t xml:space="preserve"> </w:t>
        </w:r>
        <w:r w:rsidR="00A212A6" w:rsidRPr="00434A46">
          <w:rPr>
            <w:rFonts w:ascii="Verdana" w:hAnsi="Verdana"/>
            <w:color w:val="000000"/>
            <w:rPrChange w:id="842" w:author="Ruizi HAN (20125115)" w:date="2020-12-02T02:04:00Z">
              <w:rPr>
                <w:rFonts w:hint="eastAsia"/>
                <w:color w:val="000000"/>
              </w:rPr>
            </w:rPrChange>
          </w:rPr>
          <w:t>it</w:t>
        </w:r>
      </w:ins>
      <w:r w:rsidRPr="00434A46">
        <w:rPr>
          <w:rFonts w:ascii="Verdana" w:hAnsi="Verdana"/>
          <w:color w:val="000000"/>
          <w:rPrChange w:id="843" w:author="Ruizi HAN (20125115)" w:date="2020-12-02T02:04:00Z">
            <w:rPr>
              <w:color w:val="000000"/>
            </w:rPr>
          </w:rPrChange>
        </w:rPr>
        <w:t xml:space="preserve"> or not. Some valuable answers are as follows:</w:t>
      </w:r>
    </w:p>
    <w:p w14:paraId="5D2042AC" w14:textId="2ECDAE20" w:rsidR="00145A8F" w:rsidRPr="00434A46" w:rsidRDefault="00145A8F" w:rsidP="00145A8F">
      <w:pPr>
        <w:pStyle w:val="a3"/>
        <w:numPr>
          <w:ilvl w:val="0"/>
          <w:numId w:val="6"/>
        </w:numPr>
        <w:ind w:firstLineChars="0"/>
        <w:rPr>
          <w:rFonts w:ascii="Verdana" w:hAnsi="Verdana"/>
          <w:rPrChange w:id="844" w:author="Ruizi HAN (20125115)" w:date="2020-12-02T02:04:00Z">
            <w:rPr/>
          </w:rPrChange>
        </w:rPr>
      </w:pPr>
      <w:r w:rsidRPr="00434A46">
        <w:rPr>
          <w:rFonts w:ascii="Verdana" w:hAnsi="Verdana"/>
          <w:rPrChange w:id="845" w:author="Ruizi HAN (20125115)" w:date="2020-12-02T02:04:00Z">
            <w:rPr/>
          </w:rPrChange>
        </w:rPr>
        <w:t>Maybe provide contact info</w:t>
      </w:r>
      <w:ins w:id="846" w:author="陈诗量" w:date="2020-11-25T14:34:00Z">
        <w:r w:rsidR="0079424D" w:rsidRPr="00434A46">
          <w:rPr>
            <w:rFonts w:ascii="Verdana" w:hAnsi="Verdana"/>
            <w:rPrChange w:id="847" w:author="Ruizi HAN (20125115)" w:date="2020-12-02T02:04:00Z">
              <w:rPr/>
            </w:rPrChange>
          </w:rPr>
          <w:t>r</w:t>
        </w:r>
      </w:ins>
      <w:ins w:id="848" w:author="陈诗量" w:date="2020-11-25T11:11:00Z">
        <w:r w:rsidR="008B59E6" w:rsidRPr="00434A46">
          <w:rPr>
            <w:rFonts w:ascii="Verdana" w:hAnsi="Verdana"/>
            <w:rPrChange w:id="849" w:author="Ruizi HAN (20125115)" w:date="2020-12-02T02:04:00Z">
              <w:rPr>
                <w:rFonts w:hint="eastAsia"/>
              </w:rPr>
            </w:rPrChange>
          </w:rPr>
          <w:t>mation</w:t>
        </w:r>
      </w:ins>
      <w:r w:rsidRPr="00434A46">
        <w:rPr>
          <w:rFonts w:ascii="Verdana" w:hAnsi="Verdana"/>
          <w:rPrChange w:id="850" w:author="Ruizi HAN (20125115)" w:date="2020-12-02T02:04:00Z">
            <w:rPr/>
          </w:rPrChange>
        </w:rPr>
        <w:t xml:space="preserve"> of the developers and </w:t>
      </w:r>
      <w:ins w:id="851" w:author="陈诗量" w:date="2020-11-25T11:12:00Z">
        <w:r w:rsidR="008B59E6" w:rsidRPr="00434A46">
          <w:rPr>
            <w:rFonts w:ascii="Verdana" w:hAnsi="Verdana"/>
            <w:rPrChange w:id="852" w:author="Ruizi HAN (20125115)" w:date="2020-12-02T02:04:00Z">
              <w:rPr/>
            </w:rPrChange>
          </w:rPr>
          <w:t xml:space="preserve">provide access to </w:t>
        </w:r>
      </w:ins>
      <w:del w:id="853" w:author="陈诗量" w:date="2020-11-25T11:11:00Z">
        <w:r w:rsidRPr="00434A46" w:rsidDel="008B59E6">
          <w:rPr>
            <w:rFonts w:ascii="Verdana" w:hAnsi="Verdana"/>
            <w:rPrChange w:id="854" w:author="Ruizi HAN (20125115)" w:date="2020-12-02T02:04:00Z">
              <w:rPr/>
            </w:rPrChange>
          </w:rPr>
          <w:delText xml:space="preserve">I may want to </w:delText>
        </w:r>
      </w:del>
      <w:r w:rsidRPr="00434A46">
        <w:rPr>
          <w:rFonts w:ascii="Verdana" w:hAnsi="Verdana"/>
          <w:rPrChange w:id="855" w:author="Ruizi HAN (20125115)" w:date="2020-12-02T02:04:00Z">
            <w:rPr/>
          </w:rPrChange>
        </w:rPr>
        <w:t>view the source code.</w:t>
      </w:r>
    </w:p>
    <w:p w14:paraId="39AA983A" w14:textId="239DC117" w:rsidR="00145A8F" w:rsidRPr="00434A46" w:rsidRDefault="00145A8F" w:rsidP="00145A8F">
      <w:pPr>
        <w:pStyle w:val="a3"/>
        <w:numPr>
          <w:ilvl w:val="0"/>
          <w:numId w:val="6"/>
        </w:numPr>
        <w:ind w:firstLineChars="0"/>
        <w:rPr>
          <w:rFonts w:ascii="Verdana" w:hAnsi="Verdana"/>
          <w:rPrChange w:id="856" w:author="Ruizi HAN (20125115)" w:date="2020-12-02T02:04:00Z">
            <w:rPr/>
          </w:rPrChange>
        </w:rPr>
      </w:pPr>
      <w:r w:rsidRPr="00434A46">
        <w:rPr>
          <w:rFonts w:ascii="Verdana" w:hAnsi="Verdana"/>
          <w:rPrChange w:id="857" w:author="Ruizi HAN (20125115)" w:date="2020-12-02T02:04:00Z">
            <w:rPr/>
          </w:rPrChange>
        </w:rPr>
        <w:t>Share functions! If it is a good piece of software</w:t>
      </w:r>
      <w:ins w:id="858" w:author="陈诗量" w:date="2020-11-25T14:34:00Z">
        <w:r w:rsidR="0079424D" w:rsidRPr="00434A46">
          <w:rPr>
            <w:rFonts w:ascii="Verdana" w:hAnsi="Verdana"/>
            <w:rPrChange w:id="859" w:author="Ruizi HAN (20125115)" w:date="2020-12-02T02:04:00Z">
              <w:rPr/>
            </w:rPrChange>
          </w:rPr>
          <w:t>,</w:t>
        </w:r>
      </w:ins>
      <w:r w:rsidRPr="00434A46">
        <w:rPr>
          <w:rFonts w:ascii="Verdana" w:hAnsi="Verdana"/>
          <w:rPrChange w:id="860" w:author="Ruizi HAN (20125115)" w:date="2020-12-02T02:04:00Z">
            <w:rPr/>
          </w:rPrChange>
        </w:rPr>
        <w:t xml:space="preserve"> I want to be able to share it with others.</w:t>
      </w:r>
    </w:p>
    <w:p w14:paraId="609EB772" w14:textId="77777777" w:rsidR="00145A8F" w:rsidRPr="00434A46" w:rsidRDefault="00145A8F" w:rsidP="00145A8F">
      <w:pPr>
        <w:pStyle w:val="a3"/>
        <w:numPr>
          <w:ilvl w:val="0"/>
          <w:numId w:val="6"/>
        </w:numPr>
        <w:ind w:firstLineChars="0"/>
        <w:rPr>
          <w:rFonts w:ascii="Verdana" w:hAnsi="Verdana"/>
          <w:rPrChange w:id="861" w:author="Ruizi HAN (20125115)" w:date="2020-12-02T02:04:00Z">
            <w:rPr/>
          </w:rPrChange>
        </w:rPr>
      </w:pPr>
      <w:r w:rsidRPr="00434A46">
        <w:rPr>
          <w:rFonts w:ascii="Verdana" w:hAnsi="Verdana"/>
          <w:rPrChange w:id="862" w:author="Ruizi HAN (20125115)" w:date="2020-12-02T02:04:00Z">
            <w:rPr/>
          </w:rPrChange>
        </w:rPr>
        <w:t>The interface must be clean and delightful.</w:t>
      </w:r>
    </w:p>
    <w:p w14:paraId="43F06A1A" w14:textId="77777777" w:rsidR="00145A8F" w:rsidRPr="00434A46" w:rsidRDefault="00145A8F" w:rsidP="00145A8F">
      <w:pPr>
        <w:pStyle w:val="a3"/>
        <w:numPr>
          <w:ilvl w:val="0"/>
          <w:numId w:val="6"/>
        </w:numPr>
        <w:ind w:firstLineChars="0"/>
        <w:rPr>
          <w:rFonts w:ascii="Verdana" w:hAnsi="Verdana"/>
          <w:rPrChange w:id="863" w:author="Ruizi HAN (20125115)" w:date="2020-12-02T02:04:00Z">
            <w:rPr/>
          </w:rPrChange>
        </w:rPr>
      </w:pPr>
      <w:r w:rsidRPr="00434A46">
        <w:rPr>
          <w:rFonts w:ascii="Verdana" w:hAnsi="Verdana"/>
          <w:rPrChange w:id="864" w:author="Ruizi HAN (20125115)" w:date="2020-12-02T02:04:00Z">
            <w:rPr>
              <w:rFonts w:hint="eastAsia"/>
            </w:rPr>
          </w:rPrChange>
        </w:rPr>
        <w:t>I</w:t>
      </w:r>
      <w:r w:rsidRPr="00434A46">
        <w:rPr>
          <w:rFonts w:ascii="Verdana" w:hAnsi="Verdana"/>
          <w:rPrChange w:id="865" w:author="Ruizi HAN (20125115)" w:date="2020-12-02T02:04:00Z">
            <w:rPr/>
          </w:rPrChange>
        </w:rPr>
        <w:t>t should be easy to use.</w:t>
      </w:r>
    </w:p>
    <w:p w14:paraId="7923518A" w14:textId="77777777" w:rsidR="00145A8F" w:rsidRPr="00434A46" w:rsidRDefault="00145A8F" w:rsidP="00145A8F">
      <w:pPr>
        <w:pStyle w:val="a3"/>
        <w:numPr>
          <w:ilvl w:val="0"/>
          <w:numId w:val="6"/>
        </w:numPr>
        <w:ind w:firstLineChars="0"/>
        <w:rPr>
          <w:rFonts w:ascii="Verdana" w:hAnsi="Verdana"/>
          <w:rPrChange w:id="866" w:author="Ruizi HAN (20125115)" w:date="2020-12-02T02:04:00Z">
            <w:rPr/>
          </w:rPrChange>
        </w:rPr>
      </w:pPr>
      <w:r w:rsidRPr="00434A46">
        <w:rPr>
          <w:rFonts w:ascii="Verdana" w:hAnsi="Verdana"/>
          <w:rPrChange w:id="867" w:author="Ruizi HAN (20125115)" w:date="2020-12-02T02:04:00Z">
            <w:rPr>
              <w:rFonts w:hint="eastAsia"/>
            </w:rPr>
          </w:rPrChange>
        </w:rPr>
        <w:t>M</w:t>
      </w:r>
      <w:r w:rsidRPr="00434A46">
        <w:rPr>
          <w:rFonts w:ascii="Verdana" w:hAnsi="Verdana"/>
          <w:rPrChange w:id="868" w:author="Ruizi HAN (20125115)" w:date="2020-12-02T02:04:00Z">
            <w:rPr/>
          </w:rPrChange>
        </w:rPr>
        <w:t>aybe provide a forum, and users can discuss multiple implementations on it.</w:t>
      </w:r>
    </w:p>
    <w:p w14:paraId="5AFC2320" w14:textId="77777777" w:rsidR="00145A8F" w:rsidRPr="00434A46" w:rsidRDefault="00145A8F" w:rsidP="00145A8F">
      <w:pPr>
        <w:pStyle w:val="a3"/>
        <w:numPr>
          <w:ilvl w:val="0"/>
          <w:numId w:val="6"/>
        </w:numPr>
        <w:ind w:firstLineChars="0"/>
        <w:rPr>
          <w:rFonts w:ascii="Verdana" w:hAnsi="Verdana"/>
          <w:rPrChange w:id="869" w:author="Ruizi HAN (20125115)" w:date="2020-12-02T02:04:00Z">
            <w:rPr/>
          </w:rPrChange>
        </w:rPr>
      </w:pPr>
      <w:r w:rsidRPr="00434A46">
        <w:rPr>
          <w:rFonts w:ascii="Verdana" w:hAnsi="Verdana"/>
          <w:rPrChange w:id="870" w:author="Ruizi HAN (20125115)" w:date="2020-12-02T02:04:00Z">
            <w:rPr/>
          </w:rPrChange>
        </w:rPr>
        <w:t>Enable users to implement their own code.</w:t>
      </w:r>
    </w:p>
    <w:p w14:paraId="6404ED67" w14:textId="0780F59F" w:rsidR="000B4198" w:rsidRPr="00434A46" w:rsidRDefault="000B4198" w:rsidP="000E4FF4">
      <w:pPr>
        <w:ind w:left="360"/>
        <w:rPr>
          <w:rFonts w:ascii="Verdana" w:hAnsi="Verdana"/>
          <w:rPrChange w:id="871" w:author="Ruizi HAN (20125115)" w:date="2020-12-02T02:04:00Z">
            <w:rPr/>
          </w:rPrChange>
        </w:rPr>
      </w:pPr>
    </w:p>
    <w:p w14:paraId="795B8D68" w14:textId="27F70BA8" w:rsidR="00145A8F" w:rsidRDefault="00145A8F" w:rsidP="000E4FF4">
      <w:pPr>
        <w:ind w:left="360"/>
        <w:rPr>
          <w:rFonts w:ascii="Verdana" w:hAnsi="Verdana"/>
        </w:rPr>
      </w:pPr>
    </w:p>
    <w:p w14:paraId="4B86FE14" w14:textId="77777777" w:rsidR="00434A46" w:rsidRPr="00434A46" w:rsidRDefault="00434A46" w:rsidP="000E4FF4">
      <w:pPr>
        <w:ind w:left="360"/>
        <w:rPr>
          <w:rFonts w:ascii="Verdana" w:hAnsi="Verdana" w:hint="eastAsia"/>
          <w:rPrChange w:id="872" w:author="Ruizi HAN (20125115)" w:date="2020-12-02T02:04:00Z">
            <w:rPr/>
          </w:rPrChange>
        </w:rPr>
      </w:pPr>
    </w:p>
    <w:p w14:paraId="1405C070" w14:textId="20CB40F9" w:rsidR="000B4198" w:rsidRPr="00434A46" w:rsidRDefault="000E4FF4" w:rsidP="00D05FDA">
      <w:pPr>
        <w:rPr>
          <w:rFonts w:ascii="Verdana" w:eastAsiaTheme="minorHAnsi" w:hAnsi="Verdana"/>
          <w:b/>
          <w:bCs/>
          <w:rPrChange w:id="873" w:author="Ruizi HAN (20125115)" w:date="2020-12-02T02:04:00Z">
            <w:rPr>
              <w:rFonts w:eastAsiaTheme="minorHAnsi"/>
              <w:b/>
              <w:bCs/>
            </w:rPr>
          </w:rPrChange>
        </w:rPr>
      </w:pPr>
      <w:r w:rsidRPr="00434A46">
        <w:rPr>
          <w:rFonts w:ascii="Verdana" w:eastAsiaTheme="minorHAnsi" w:hAnsi="Verdana" w:cs="Tahoma"/>
          <w:b/>
          <w:bCs/>
          <w:color w:val="000000"/>
          <w:kern w:val="0"/>
          <w:sz w:val="24"/>
          <w:shd w:val="clear" w:color="auto" w:fill="FFFFFF"/>
          <w:rPrChange w:id="874" w:author="Ruizi HAN (20125115)" w:date="2020-12-02T02:04:00Z">
            <w:rPr>
              <w:rFonts w:eastAsiaTheme="minorHAnsi" w:cs="Tahoma"/>
              <w:b/>
              <w:bCs/>
              <w:color w:val="000000"/>
              <w:kern w:val="0"/>
              <w:sz w:val="24"/>
              <w:shd w:val="clear" w:color="auto" w:fill="FFFFFF"/>
            </w:rPr>
          </w:rPrChange>
        </w:rPr>
        <w:lastRenderedPageBreak/>
        <w:t xml:space="preserve">Analysis and </w:t>
      </w:r>
      <w:r w:rsidR="00145A8F" w:rsidRPr="00434A46">
        <w:rPr>
          <w:rFonts w:ascii="Verdana" w:eastAsiaTheme="minorHAnsi" w:hAnsi="Verdana" w:cs="Tahoma"/>
          <w:b/>
          <w:bCs/>
          <w:color w:val="000000"/>
          <w:kern w:val="0"/>
          <w:sz w:val="24"/>
          <w:shd w:val="clear" w:color="auto" w:fill="FFFFFF"/>
          <w:rPrChange w:id="875" w:author="Ruizi HAN (20125115)" w:date="2020-12-02T02:04:00Z">
            <w:rPr>
              <w:rFonts w:eastAsiaTheme="minorHAnsi" w:cs="Tahoma"/>
              <w:b/>
              <w:bCs/>
              <w:color w:val="000000"/>
              <w:kern w:val="0"/>
              <w:sz w:val="24"/>
              <w:shd w:val="clear" w:color="auto" w:fill="FFFFFF"/>
            </w:rPr>
          </w:rPrChange>
        </w:rPr>
        <w:t>suggestion</w:t>
      </w:r>
    </w:p>
    <w:p w14:paraId="10266496" w14:textId="79059FF0" w:rsidR="00145A8F" w:rsidRPr="00434A46" w:rsidRDefault="00145A8F" w:rsidP="00145A8F">
      <w:pPr>
        <w:ind w:left="420"/>
        <w:rPr>
          <w:rFonts w:ascii="Verdana" w:hAnsi="Verdana"/>
          <w:rPrChange w:id="876" w:author="Ruizi HAN (20125115)" w:date="2020-12-02T02:04:00Z">
            <w:rPr/>
          </w:rPrChange>
        </w:rPr>
      </w:pPr>
      <w:r w:rsidRPr="00434A46">
        <w:rPr>
          <w:rFonts w:ascii="Verdana" w:hAnsi="Verdana"/>
          <w:rPrChange w:id="877" w:author="Ruizi HAN (20125115)" w:date="2020-12-02T02:04:00Z">
            <w:rPr/>
          </w:rPrChange>
        </w:rPr>
        <w:t xml:space="preserve">The participants in this survey are </w:t>
      </w:r>
      <w:del w:id="878" w:author="陈诗量" w:date="2020-11-25T14:12:00Z">
        <w:r w:rsidRPr="00434A46" w:rsidDel="006C5D1C">
          <w:rPr>
            <w:rFonts w:ascii="Verdana" w:hAnsi="Verdana"/>
            <w:rPrChange w:id="879" w:author="Ruizi HAN (20125115)" w:date="2020-12-02T02:04:00Z">
              <w:rPr/>
            </w:rPrChange>
          </w:rPr>
          <w:delText xml:space="preserve">all </w:delText>
        </w:r>
      </w:del>
      <w:r w:rsidRPr="00434A46">
        <w:rPr>
          <w:rFonts w:ascii="Verdana" w:hAnsi="Verdana"/>
          <w:rPrChange w:id="880" w:author="Ruizi HAN (20125115)" w:date="2020-12-02T02:04:00Z">
            <w:rPr/>
          </w:rPrChange>
        </w:rPr>
        <w:t>students from</w:t>
      </w:r>
      <w:r w:rsidRPr="00434A46">
        <w:rPr>
          <w:rFonts w:ascii="Verdana" w:hAnsi="Verdana"/>
          <w:b/>
          <w:bCs/>
          <w:rPrChange w:id="881" w:author="Ruizi HAN (20125115)" w:date="2020-12-02T02:04:00Z">
            <w:rPr>
              <w:b/>
              <w:bCs/>
            </w:rPr>
          </w:rPrChange>
        </w:rPr>
        <w:t xml:space="preserve"> </w:t>
      </w:r>
      <w:r w:rsidRPr="00434A46">
        <w:rPr>
          <w:rFonts w:ascii="Verdana" w:hAnsi="Verdana"/>
          <w:rPrChange w:id="882" w:author="Ruizi HAN (20125115)" w:date="2020-12-02T02:04:00Z">
            <w:rPr/>
          </w:rPrChange>
        </w:rPr>
        <w:t>the University of Nottingham, Ningbo, China. Among them</w:t>
      </w:r>
      <w:ins w:id="883" w:author="陈诗量" w:date="2020-11-25T14:12:00Z">
        <w:r w:rsidR="006C5D1C" w:rsidRPr="00434A46">
          <w:rPr>
            <w:rFonts w:ascii="Verdana" w:hAnsi="Verdana"/>
            <w:rPrChange w:id="884" w:author="Ruizi HAN (20125115)" w:date="2020-12-02T02:04:00Z">
              <w:rPr/>
            </w:rPrChange>
          </w:rPr>
          <w:t>,</w:t>
        </w:r>
      </w:ins>
      <w:r w:rsidRPr="00434A46">
        <w:rPr>
          <w:rFonts w:ascii="Verdana" w:hAnsi="Verdana"/>
          <w:rPrChange w:id="885" w:author="Ruizi HAN (20125115)" w:date="2020-12-02T02:04:00Z">
            <w:rPr/>
          </w:rPrChange>
        </w:rPr>
        <w:t xml:space="preserve"> </w:t>
      </w:r>
      <w:del w:id="886" w:author="陈诗量" w:date="2020-11-25T11:13:00Z">
        <w:r w:rsidRPr="00434A46" w:rsidDel="008B59E6">
          <w:rPr>
            <w:rFonts w:ascii="Verdana" w:hAnsi="Verdana"/>
            <w:rPrChange w:id="887" w:author="Ruizi HAN (20125115)" w:date="2020-12-02T02:04:00Z">
              <w:rPr/>
            </w:rPrChange>
          </w:rPr>
          <w:delText>18.42</w:delText>
        </w:r>
      </w:del>
      <w:ins w:id="888" w:author="陈诗量" w:date="2020-11-25T11:13:00Z">
        <w:r w:rsidR="008B59E6" w:rsidRPr="00434A46">
          <w:rPr>
            <w:rFonts w:ascii="Verdana" w:hAnsi="Verdana"/>
            <w:rPrChange w:id="889" w:author="Ruizi HAN (20125115)" w:date="2020-12-02T02:04:00Z">
              <w:rPr/>
            </w:rPrChange>
          </w:rPr>
          <w:t>55</w:t>
        </w:r>
      </w:ins>
      <w:r w:rsidRPr="00434A46">
        <w:rPr>
          <w:rFonts w:ascii="Verdana" w:hAnsi="Verdana"/>
          <w:rPrChange w:id="890" w:author="Ruizi HAN (20125115)" w:date="2020-12-02T02:04:00Z">
            <w:rPr/>
          </w:rPrChange>
        </w:rPr>
        <w:t xml:space="preserve">% are from year 1, </w:t>
      </w:r>
      <w:del w:id="891" w:author="陈诗量" w:date="2020-11-25T11:13:00Z">
        <w:r w:rsidRPr="00434A46" w:rsidDel="008B59E6">
          <w:rPr>
            <w:rFonts w:ascii="Verdana" w:hAnsi="Verdana"/>
            <w:rPrChange w:id="892" w:author="Ruizi HAN (20125115)" w:date="2020-12-02T02:04:00Z">
              <w:rPr/>
            </w:rPrChange>
          </w:rPr>
          <w:delText>20.18</w:delText>
        </w:r>
      </w:del>
      <w:ins w:id="893" w:author="陈诗量" w:date="2020-11-25T11:13:00Z">
        <w:r w:rsidR="008B59E6" w:rsidRPr="00434A46">
          <w:rPr>
            <w:rFonts w:ascii="Verdana" w:hAnsi="Verdana"/>
            <w:rPrChange w:id="894" w:author="Ruizi HAN (20125115)" w:date="2020-12-02T02:04:00Z">
              <w:rPr/>
            </w:rPrChange>
          </w:rPr>
          <w:t>11</w:t>
        </w:r>
      </w:ins>
      <w:r w:rsidRPr="00434A46">
        <w:rPr>
          <w:rFonts w:ascii="Verdana" w:hAnsi="Verdana"/>
          <w:rPrChange w:id="895" w:author="Ruizi HAN (20125115)" w:date="2020-12-02T02:04:00Z">
            <w:rPr/>
          </w:rPrChange>
        </w:rPr>
        <w:t xml:space="preserve">% are from year 2, </w:t>
      </w:r>
      <w:del w:id="896" w:author="陈诗量" w:date="2020-11-25T11:13:00Z">
        <w:r w:rsidRPr="00434A46" w:rsidDel="008B59E6">
          <w:rPr>
            <w:rFonts w:ascii="Verdana" w:hAnsi="Verdana"/>
            <w:rPrChange w:id="897" w:author="Ruizi HAN (20125115)" w:date="2020-12-02T02:04:00Z">
              <w:rPr/>
            </w:rPrChange>
          </w:rPr>
          <w:delText>52.63</w:delText>
        </w:r>
      </w:del>
      <w:ins w:id="898" w:author="陈诗量" w:date="2020-11-25T11:13:00Z">
        <w:r w:rsidR="008B59E6" w:rsidRPr="00434A46">
          <w:rPr>
            <w:rFonts w:ascii="Verdana" w:hAnsi="Verdana"/>
            <w:rPrChange w:id="899" w:author="Ruizi HAN (20125115)" w:date="2020-12-02T02:04:00Z">
              <w:rPr/>
            </w:rPrChange>
          </w:rPr>
          <w:t>29</w:t>
        </w:r>
      </w:ins>
      <w:r w:rsidRPr="00434A46">
        <w:rPr>
          <w:rFonts w:ascii="Verdana" w:hAnsi="Verdana"/>
          <w:rPrChange w:id="900" w:author="Ruizi HAN (20125115)" w:date="2020-12-02T02:04:00Z">
            <w:rPr/>
          </w:rPrChange>
        </w:rPr>
        <w:t xml:space="preserve">% are from year 3, and </w:t>
      </w:r>
      <w:del w:id="901" w:author="陈诗量" w:date="2020-11-25T11:13:00Z">
        <w:r w:rsidRPr="00434A46" w:rsidDel="008B59E6">
          <w:rPr>
            <w:rFonts w:ascii="Verdana" w:hAnsi="Verdana"/>
            <w:rPrChange w:id="902" w:author="Ruizi HAN (20125115)" w:date="2020-12-02T02:04:00Z">
              <w:rPr/>
            </w:rPrChange>
          </w:rPr>
          <w:delText>8.77</w:delText>
        </w:r>
      </w:del>
      <w:ins w:id="903" w:author="陈诗量" w:date="2020-11-25T11:13:00Z">
        <w:r w:rsidR="008B59E6" w:rsidRPr="00434A46">
          <w:rPr>
            <w:rFonts w:ascii="Verdana" w:hAnsi="Verdana"/>
            <w:rPrChange w:id="904" w:author="Ruizi HAN (20125115)" w:date="2020-12-02T02:04:00Z">
              <w:rPr/>
            </w:rPrChange>
          </w:rPr>
          <w:t>5</w:t>
        </w:r>
      </w:ins>
      <w:r w:rsidRPr="00434A46">
        <w:rPr>
          <w:rFonts w:ascii="Verdana" w:hAnsi="Verdana"/>
          <w:rPrChange w:id="905" w:author="Ruizi HAN (20125115)" w:date="2020-12-02T02:04:00Z">
            <w:rPr/>
          </w:rPrChange>
        </w:rPr>
        <w:t xml:space="preserve">% are </w:t>
      </w:r>
      <w:del w:id="906" w:author="陈诗量" w:date="2020-11-25T14:13:00Z">
        <w:r w:rsidRPr="00434A46" w:rsidDel="006C5D1C">
          <w:rPr>
            <w:rFonts w:ascii="Verdana" w:hAnsi="Verdana"/>
            <w:rPrChange w:id="907" w:author="Ruizi HAN (20125115)" w:date="2020-12-02T02:04:00Z">
              <w:rPr/>
            </w:rPrChange>
          </w:rPr>
          <w:delText xml:space="preserve">from </w:delText>
        </w:r>
      </w:del>
      <w:r w:rsidRPr="00434A46">
        <w:rPr>
          <w:rFonts w:ascii="Verdana" w:hAnsi="Verdana"/>
          <w:rPrChange w:id="908" w:author="Ruizi HAN (20125115)" w:date="2020-12-02T02:04:00Z">
            <w:rPr/>
          </w:rPrChange>
        </w:rPr>
        <w:t xml:space="preserve">year 4 students. The </w:t>
      </w:r>
      <w:del w:id="909" w:author="陈诗量" w:date="2020-11-25T14:13:00Z">
        <w:r w:rsidRPr="00434A46" w:rsidDel="006C5D1C">
          <w:rPr>
            <w:rFonts w:ascii="Verdana" w:hAnsi="Verdana"/>
            <w:rPrChange w:id="910" w:author="Ruizi HAN (20125115)" w:date="2020-12-02T02:04:00Z">
              <w:rPr/>
            </w:rPrChange>
          </w:rPr>
          <w:delText xml:space="preserve">male to female </w:delText>
        </w:r>
      </w:del>
      <w:r w:rsidRPr="00434A46">
        <w:rPr>
          <w:rFonts w:ascii="Verdana" w:hAnsi="Verdana"/>
          <w:rPrChange w:id="911" w:author="Ruizi HAN (20125115)" w:date="2020-12-02T02:04:00Z">
            <w:rPr/>
          </w:rPrChange>
        </w:rPr>
        <w:t xml:space="preserve">proportion </w:t>
      </w:r>
      <w:ins w:id="912" w:author="陈诗量" w:date="2020-11-25T14:13:00Z">
        <w:r w:rsidR="006C5D1C" w:rsidRPr="00434A46">
          <w:rPr>
            <w:rFonts w:ascii="Verdana" w:hAnsi="Verdana"/>
            <w:rPrChange w:id="913" w:author="Ruizi HAN (20125115)" w:date="2020-12-02T02:04:00Z">
              <w:rPr/>
            </w:rPrChange>
          </w:rPr>
          <w:t>of male</w:t>
        </w:r>
      </w:ins>
      <w:ins w:id="914" w:author="陈诗量" w:date="2020-11-25T14:34:00Z">
        <w:r w:rsidR="0079424D" w:rsidRPr="00434A46">
          <w:rPr>
            <w:rFonts w:ascii="Verdana" w:hAnsi="Verdana"/>
            <w:rPrChange w:id="915" w:author="Ruizi HAN (20125115)" w:date="2020-12-02T02:04:00Z">
              <w:rPr/>
            </w:rPrChange>
          </w:rPr>
          <w:t>s</w:t>
        </w:r>
      </w:ins>
      <w:ins w:id="916" w:author="陈诗量" w:date="2020-11-25T14:13:00Z">
        <w:r w:rsidR="006C5D1C" w:rsidRPr="00434A46">
          <w:rPr>
            <w:rFonts w:ascii="Verdana" w:hAnsi="Verdana"/>
            <w:rPrChange w:id="917" w:author="Ruizi HAN (20125115)" w:date="2020-12-02T02:04:00Z">
              <w:rPr/>
            </w:rPrChange>
          </w:rPr>
          <w:t xml:space="preserve"> and female</w:t>
        </w:r>
      </w:ins>
      <w:ins w:id="918" w:author="陈诗量" w:date="2020-11-25T14:34:00Z">
        <w:r w:rsidR="0079424D" w:rsidRPr="00434A46">
          <w:rPr>
            <w:rFonts w:ascii="Verdana" w:hAnsi="Verdana"/>
            <w:rPrChange w:id="919" w:author="Ruizi HAN (20125115)" w:date="2020-12-02T02:04:00Z">
              <w:rPr/>
            </w:rPrChange>
          </w:rPr>
          <w:t>s</w:t>
        </w:r>
      </w:ins>
      <w:ins w:id="920" w:author="陈诗量" w:date="2020-11-25T14:13:00Z">
        <w:r w:rsidR="006C5D1C" w:rsidRPr="00434A46">
          <w:rPr>
            <w:rFonts w:ascii="Verdana" w:hAnsi="Verdana"/>
            <w:rPrChange w:id="921" w:author="Ruizi HAN (20125115)" w:date="2020-12-02T02:04:00Z">
              <w:rPr/>
            </w:rPrChange>
          </w:rPr>
          <w:t xml:space="preserve"> </w:t>
        </w:r>
      </w:ins>
      <w:r w:rsidRPr="00434A46">
        <w:rPr>
          <w:rFonts w:ascii="Verdana" w:hAnsi="Verdana"/>
          <w:rPrChange w:id="922" w:author="Ruizi HAN (20125115)" w:date="2020-12-02T02:04:00Z">
            <w:rPr/>
          </w:rPrChange>
        </w:rPr>
        <w:t xml:space="preserve">is </w:t>
      </w:r>
      <w:ins w:id="923" w:author="陈诗量" w:date="2020-11-25T11:14:00Z">
        <w:r w:rsidR="008B59E6" w:rsidRPr="00434A46">
          <w:rPr>
            <w:rFonts w:ascii="Verdana" w:hAnsi="Verdana"/>
            <w:rPrChange w:id="924" w:author="Ruizi HAN (20125115)" w:date="2020-12-02T02:04:00Z">
              <w:rPr/>
            </w:rPrChange>
          </w:rPr>
          <w:t xml:space="preserve">relatively </w:t>
        </w:r>
      </w:ins>
      <w:r w:rsidRPr="00434A46">
        <w:rPr>
          <w:rFonts w:ascii="Verdana" w:hAnsi="Verdana"/>
          <w:rPrChange w:id="925" w:author="Ruizi HAN (20125115)" w:date="2020-12-02T02:04:00Z">
            <w:rPr/>
          </w:rPrChange>
        </w:rPr>
        <w:t xml:space="preserve">equal. </w:t>
      </w:r>
      <w:commentRangeStart w:id="926"/>
      <w:commentRangeStart w:id="927"/>
      <w:r w:rsidRPr="00434A46">
        <w:rPr>
          <w:rFonts w:ascii="Verdana" w:hAnsi="Verdana"/>
          <w:rPrChange w:id="928" w:author="Ruizi HAN (20125115)" w:date="2020-12-02T02:04:00Z">
            <w:rPr/>
          </w:rPrChange>
        </w:rPr>
        <w:t xml:space="preserve">They learn sorting algorithms for </w:t>
      </w:r>
      <w:del w:id="929" w:author="陈诗量" w:date="2020-11-25T14:11:00Z">
        <w:r w:rsidRPr="00434A46" w:rsidDel="006C5D1C">
          <w:rPr>
            <w:rFonts w:ascii="Verdana" w:hAnsi="Verdana"/>
            <w:rPrChange w:id="930" w:author="Ruizi HAN (20125115)" w:date="2020-12-02T02:04:00Z">
              <w:rPr/>
            </w:rPrChange>
          </w:rPr>
          <w:delText xml:space="preserve">the reasons of </w:delText>
        </w:r>
      </w:del>
      <w:r w:rsidRPr="00434A46">
        <w:rPr>
          <w:rFonts w:ascii="Verdana" w:hAnsi="Verdana"/>
          <w:rPrChange w:id="931" w:author="Ruizi HAN (20125115)" w:date="2020-12-02T02:04:00Z">
            <w:rPr/>
          </w:rPrChange>
        </w:rPr>
        <w:t xml:space="preserve">interest or </w:t>
      </w:r>
      <w:del w:id="932" w:author="陈诗量" w:date="2020-11-25T14:34:00Z">
        <w:r w:rsidRPr="00434A46" w:rsidDel="0079424D">
          <w:rPr>
            <w:rFonts w:ascii="Verdana" w:hAnsi="Verdana"/>
            <w:rPrChange w:id="933" w:author="Ruizi HAN (20125115)" w:date="2020-12-02T02:04:00Z">
              <w:rPr/>
            </w:rPrChange>
          </w:rPr>
          <w:delText xml:space="preserve">for </w:delText>
        </w:r>
      </w:del>
      <w:del w:id="934" w:author="陈诗量" w:date="2020-11-25T14:12:00Z">
        <w:r w:rsidRPr="00434A46" w:rsidDel="006C5D1C">
          <w:rPr>
            <w:rFonts w:ascii="Verdana" w:hAnsi="Verdana"/>
            <w:rPrChange w:id="935" w:author="Ruizi HAN (20125115)" w:date="2020-12-02T02:04:00Z">
              <w:rPr/>
            </w:rPrChange>
          </w:rPr>
          <w:delText xml:space="preserve">the reason of </w:delText>
        </w:r>
      </w:del>
      <w:r w:rsidRPr="00434A46">
        <w:rPr>
          <w:rFonts w:ascii="Verdana" w:hAnsi="Verdana"/>
          <w:rPrChange w:id="936" w:author="Ruizi HAN (20125115)" w:date="2020-12-02T02:04:00Z">
            <w:rPr/>
          </w:rPrChange>
        </w:rPr>
        <w:t>examination requirements</w:t>
      </w:r>
      <w:commentRangeEnd w:id="926"/>
      <w:r w:rsidR="006C5D1C" w:rsidRPr="00434A46">
        <w:rPr>
          <w:rStyle w:val="ac"/>
          <w:rFonts w:ascii="Verdana" w:hAnsi="Verdana"/>
          <w:rPrChange w:id="937" w:author="Ruizi HAN (20125115)" w:date="2020-12-02T02:04:00Z">
            <w:rPr>
              <w:rStyle w:val="ac"/>
            </w:rPr>
          </w:rPrChange>
        </w:rPr>
        <w:commentReference w:id="926"/>
      </w:r>
      <w:commentRangeEnd w:id="927"/>
      <w:r w:rsidR="000E44D2" w:rsidRPr="00434A46">
        <w:rPr>
          <w:rStyle w:val="ac"/>
          <w:rFonts w:ascii="Verdana" w:hAnsi="Verdana"/>
          <w:rPrChange w:id="938" w:author="Ruizi HAN (20125115)" w:date="2020-12-02T02:04:00Z">
            <w:rPr>
              <w:rStyle w:val="ac"/>
            </w:rPr>
          </w:rPrChange>
        </w:rPr>
        <w:commentReference w:id="927"/>
      </w:r>
      <w:r w:rsidRPr="00434A46">
        <w:rPr>
          <w:rFonts w:ascii="Verdana" w:hAnsi="Verdana"/>
          <w:rPrChange w:id="939" w:author="Ruizi HAN (20125115)" w:date="2020-12-02T02:04:00Z">
            <w:rPr/>
          </w:rPrChange>
        </w:rPr>
        <w:t>. About 75% of the participants have varying degree</w:t>
      </w:r>
      <w:r w:rsidR="00522205" w:rsidRPr="00434A46">
        <w:rPr>
          <w:rFonts w:ascii="Verdana" w:hAnsi="Verdana"/>
          <w:rPrChange w:id="940" w:author="Ruizi HAN (20125115)" w:date="2020-12-02T02:04:00Z">
            <w:rPr/>
          </w:rPrChange>
        </w:rPr>
        <w:t>s</w:t>
      </w:r>
      <w:r w:rsidRPr="00434A46">
        <w:rPr>
          <w:rFonts w:ascii="Verdana" w:hAnsi="Verdana"/>
          <w:rPrChange w:id="941" w:author="Ruizi HAN (20125115)" w:date="2020-12-02T02:04:00Z">
            <w:rPr/>
          </w:rPrChange>
        </w:rPr>
        <w:t xml:space="preserve"> of understanding of sorting algorithms, while </w:t>
      </w:r>
      <w:del w:id="942" w:author="陈诗量" w:date="2020-11-25T14:14:00Z">
        <w:r w:rsidRPr="00434A46" w:rsidDel="006C5D1C">
          <w:rPr>
            <w:rFonts w:ascii="Verdana" w:hAnsi="Verdana"/>
            <w:rPrChange w:id="943" w:author="Ruizi HAN (20125115)" w:date="2020-12-02T02:04:00Z">
              <w:rPr>
                <w:rFonts w:hint="eastAsia"/>
              </w:rPr>
            </w:rPrChange>
          </w:rPr>
          <w:delText xml:space="preserve">there is also </w:delText>
        </w:r>
        <w:r w:rsidR="006C5D1C" w:rsidRPr="00434A46" w:rsidDel="006C5D1C">
          <w:rPr>
            <w:rFonts w:ascii="Verdana" w:hAnsi="Verdana"/>
            <w:rPrChange w:id="944" w:author="Ruizi HAN (20125115)" w:date="2020-12-02T02:04:00Z">
              <w:rPr>
                <w:rFonts w:hint="eastAsia"/>
              </w:rPr>
            </w:rPrChange>
          </w:rPr>
          <w:delText xml:space="preserve">part </w:delText>
        </w:r>
      </w:del>
      <w:ins w:id="945" w:author="陈诗量" w:date="2020-11-25T14:14:00Z">
        <w:r w:rsidR="006C5D1C" w:rsidRPr="00434A46">
          <w:rPr>
            <w:rFonts w:ascii="Verdana" w:hAnsi="Verdana"/>
            <w:rPrChange w:id="946" w:author="Ruizi HAN (20125115)" w:date="2020-12-02T02:04:00Z">
              <w:rPr>
                <w:rFonts w:hint="eastAsia"/>
              </w:rPr>
            </w:rPrChange>
          </w:rPr>
          <w:t>some</w:t>
        </w:r>
        <w:r w:rsidR="006C5D1C" w:rsidRPr="00434A46">
          <w:rPr>
            <w:rFonts w:ascii="Verdana" w:hAnsi="Verdana"/>
            <w:rPrChange w:id="947" w:author="Ruizi HAN (20125115)" w:date="2020-12-02T02:04:00Z">
              <w:rPr/>
            </w:rPrChange>
          </w:rPr>
          <w:t xml:space="preserve"> </w:t>
        </w:r>
      </w:ins>
      <w:del w:id="948" w:author="陈诗量" w:date="2020-11-25T14:34:00Z">
        <w:r w:rsidRPr="00434A46" w:rsidDel="0079424D">
          <w:rPr>
            <w:rFonts w:ascii="Verdana" w:hAnsi="Verdana"/>
            <w:rPrChange w:id="949" w:author="Ruizi HAN (20125115)" w:date="2020-12-02T02:04:00Z">
              <w:rPr/>
            </w:rPrChange>
          </w:rPr>
          <w:delText xml:space="preserve">of them </w:delText>
        </w:r>
      </w:del>
      <w:del w:id="950" w:author="陈诗量" w:date="2020-11-25T14:14:00Z">
        <w:r w:rsidRPr="00434A46" w:rsidDel="006C5D1C">
          <w:rPr>
            <w:rFonts w:ascii="Verdana" w:hAnsi="Verdana"/>
            <w:rPrChange w:id="951" w:author="Ruizi HAN (20125115)" w:date="2020-12-02T02:04:00Z">
              <w:rPr/>
            </w:rPrChange>
          </w:rPr>
          <w:delText xml:space="preserve">do not </w:delText>
        </w:r>
      </w:del>
      <w:r w:rsidRPr="00434A46">
        <w:rPr>
          <w:rFonts w:ascii="Verdana" w:hAnsi="Verdana"/>
          <w:rPrChange w:id="952" w:author="Ruizi HAN (20125115)" w:date="2020-12-02T02:04:00Z">
            <w:rPr/>
          </w:rPrChange>
        </w:rPr>
        <w:t xml:space="preserve">know </w:t>
      </w:r>
      <w:ins w:id="953" w:author="陈诗量" w:date="2020-11-25T14:14:00Z">
        <w:r w:rsidR="006C5D1C" w:rsidRPr="00434A46">
          <w:rPr>
            <w:rFonts w:ascii="Verdana" w:hAnsi="Verdana"/>
            <w:rPrChange w:id="954" w:author="Ruizi HAN (20125115)" w:date="2020-12-02T02:04:00Z">
              <w:rPr/>
            </w:rPrChange>
          </w:rPr>
          <w:t xml:space="preserve">nothing </w:t>
        </w:r>
      </w:ins>
      <w:r w:rsidRPr="00434A46">
        <w:rPr>
          <w:rFonts w:ascii="Verdana" w:hAnsi="Verdana"/>
          <w:rPrChange w:id="955" w:author="Ruizi HAN (20125115)" w:date="2020-12-02T02:04:00Z">
            <w:rPr/>
          </w:rPrChange>
        </w:rPr>
        <w:t>about sorting algorithms</w:t>
      </w:r>
      <w:del w:id="956" w:author="陈诗量" w:date="2020-11-25T14:14:00Z">
        <w:r w:rsidRPr="00434A46" w:rsidDel="006C5D1C">
          <w:rPr>
            <w:rFonts w:ascii="Verdana" w:hAnsi="Verdana"/>
            <w:rPrChange w:id="957" w:author="Ruizi HAN (20125115)" w:date="2020-12-02T02:04:00Z">
              <w:rPr/>
            </w:rPrChange>
          </w:rPr>
          <w:delText xml:space="preserve"> at all</w:delText>
        </w:r>
      </w:del>
      <w:r w:rsidRPr="00434A46">
        <w:rPr>
          <w:rFonts w:ascii="Verdana" w:hAnsi="Verdana"/>
          <w:rPrChange w:id="958" w:author="Ruizi HAN (20125115)" w:date="2020-12-02T02:04:00Z">
            <w:rPr/>
          </w:rPrChange>
        </w:rPr>
        <w:t>.</w:t>
      </w:r>
    </w:p>
    <w:p w14:paraId="2BED7D66" w14:textId="77777777" w:rsidR="00145A8F" w:rsidRPr="00434A46" w:rsidRDefault="00145A8F" w:rsidP="00145A8F">
      <w:pPr>
        <w:ind w:left="420"/>
        <w:rPr>
          <w:rFonts w:ascii="Verdana" w:hAnsi="Verdana"/>
          <w:rPrChange w:id="959" w:author="Ruizi HAN (20125115)" w:date="2020-12-02T02:04:00Z">
            <w:rPr/>
          </w:rPrChange>
        </w:rPr>
      </w:pPr>
    </w:p>
    <w:p w14:paraId="50F080A7" w14:textId="77777777" w:rsidR="00145A8F" w:rsidRPr="00434A46" w:rsidRDefault="00145A8F" w:rsidP="00145A8F">
      <w:pPr>
        <w:ind w:left="420"/>
        <w:rPr>
          <w:rFonts w:ascii="Verdana" w:hAnsi="Verdana"/>
          <w:rPrChange w:id="960" w:author="Ruizi HAN (20125115)" w:date="2020-12-02T02:04:00Z">
            <w:rPr/>
          </w:rPrChange>
        </w:rPr>
      </w:pPr>
      <w:r w:rsidRPr="00434A46">
        <w:rPr>
          <w:rFonts w:ascii="Verdana" w:hAnsi="Verdana"/>
          <w:rPrChange w:id="961" w:author="Ruizi HAN (20125115)" w:date="2020-12-02T02:04:00Z">
            <w:rPr/>
          </w:rPrChange>
        </w:rPr>
        <w:t>To summarize the survey result, some important points drawn from this questionnaire are as follows:</w:t>
      </w:r>
    </w:p>
    <w:p w14:paraId="35847543" w14:textId="56D8AC51" w:rsidR="00145A8F" w:rsidRPr="00434A46" w:rsidRDefault="00145A8F" w:rsidP="00145A8F">
      <w:pPr>
        <w:pStyle w:val="a3"/>
        <w:numPr>
          <w:ilvl w:val="0"/>
          <w:numId w:val="5"/>
        </w:numPr>
        <w:ind w:firstLineChars="0"/>
        <w:rPr>
          <w:rFonts w:ascii="Verdana" w:hAnsi="Verdana"/>
          <w:rPrChange w:id="962" w:author="Ruizi HAN (20125115)" w:date="2020-12-02T02:04:00Z">
            <w:rPr/>
          </w:rPrChange>
        </w:rPr>
      </w:pPr>
      <w:del w:id="963" w:author="陈诗量" w:date="2020-11-25T14:36:00Z">
        <w:r w:rsidRPr="00434A46" w:rsidDel="0079424D">
          <w:rPr>
            <w:rFonts w:ascii="Verdana" w:hAnsi="Verdana"/>
            <w:rPrChange w:id="964" w:author="Ruizi HAN (20125115)" w:date="2020-12-02T02:04:00Z">
              <w:rPr/>
            </w:rPrChange>
          </w:rPr>
          <w:delText xml:space="preserve">For users who do not have any knowledge of algorithms, </w:delText>
        </w:r>
      </w:del>
      <w:del w:id="965" w:author="陈诗量" w:date="2020-11-25T14:15:00Z">
        <w:r w:rsidRPr="00434A46" w:rsidDel="006C5D1C">
          <w:rPr>
            <w:rFonts w:ascii="Verdana" w:hAnsi="Verdana"/>
            <w:rPrChange w:id="966" w:author="Ruizi HAN (20125115)" w:date="2020-12-02T02:04:00Z">
              <w:rPr/>
            </w:rPrChange>
          </w:rPr>
          <w:delText>we need</w:delText>
        </w:r>
      </w:del>
      <w:ins w:id="967" w:author="陈诗量" w:date="2020-11-25T14:35:00Z">
        <w:r w:rsidR="0079424D" w:rsidRPr="00434A46">
          <w:rPr>
            <w:rFonts w:ascii="Verdana" w:hAnsi="Verdana"/>
            <w:rPrChange w:id="968" w:author="Ruizi HAN (20125115)" w:date="2020-12-02T02:04:00Z">
              <w:rPr/>
            </w:rPrChange>
          </w:rPr>
          <w:t>I</w:t>
        </w:r>
      </w:ins>
      <w:ins w:id="969" w:author="陈诗量" w:date="2020-11-25T14:15:00Z">
        <w:r w:rsidR="006C5D1C" w:rsidRPr="00434A46">
          <w:rPr>
            <w:rFonts w:ascii="Verdana" w:hAnsi="Verdana"/>
            <w:rPrChange w:id="970" w:author="Ruizi HAN (20125115)" w:date="2020-12-02T02:04:00Z">
              <w:rPr/>
            </w:rPrChange>
          </w:rPr>
          <w:t>t is suggested</w:t>
        </w:r>
      </w:ins>
      <w:r w:rsidRPr="00434A46">
        <w:rPr>
          <w:rFonts w:ascii="Verdana" w:hAnsi="Verdana"/>
          <w:rPrChange w:id="971" w:author="Ruizi HAN (20125115)" w:date="2020-12-02T02:04:00Z">
            <w:rPr/>
          </w:rPrChange>
        </w:rPr>
        <w:t xml:space="preserve"> to provide </w:t>
      </w:r>
      <w:r w:rsidR="008811B1" w:rsidRPr="00434A46">
        <w:rPr>
          <w:rFonts w:ascii="Verdana" w:hAnsi="Verdana"/>
          <w:rPrChange w:id="972" w:author="Ruizi HAN (20125115)" w:date="2020-12-02T02:04:00Z">
            <w:rPr/>
          </w:rPrChange>
        </w:rPr>
        <w:t xml:space="preserve">a </w:t>
      </w:r>
      <w:r w:rsidRPr="00434A46">
        <w:rPr>
          <w:rFonts w:ascii="Verdana" w:hAnsi="Verdana"/>
          <w:rPrChange w:id="973" w:author="Ruizi HAN (20125115)" w:date="2020-12-02T02:04:00Z">
            <w:rPr/>
          </w:rPrChange>
        </w:rPr>
        <w:t xml:space="preserve">basic conceptual introduction and basic </w:t>
      </w:r>
      <w:commentRangeStart w:id="974"/>
      <w:commentRangeStart w:id="975"/>
      <w:r w:rsidRPr="00434A46">
        <w:rPr>
          <w:rFonts w:ascii="Verdana" w:hAnsi="Verdana"/>
          <w:rPrChange w:id="976" w:author="Ruizi HAN (20125115)" w:date="2020-12-02T02:04:00Z">
            <w:rPr/>
          </w:rPrChange>
        </w:rPr>
        <w:t xml:space="preserve">learning thought </w:t>
      </w:r>
      <w:commentRangeEnd w:id="974"/>
      <w:r w:rsidR="006C5D1C" w:rsidRPr="00434A46">
        <w:rPr>
          <w:rStyle w:val="ac"/>
          <w:rFonts w:ascii="Verdana" w:hAnsi="Verdana"/>
          <w:rPrChange w:id="977" w:author="Ruizi HAN (20125115)" w:date="2020-12-02T02:04:00Z">
            <w:rPr>
              <w:rStyle w:val="ac"/>
            </w:rPr>
          </w:rPrChange>
        </w:rPr>
        <w:commentReference w:id="974"/>
      </w:r>
      <w:commentRangeEnd w:id="975"/>
      <w:r w:rsidR="000E44D2" w:rsidRPr="00434A46">
        <w:rPr>
          <w:rStyle w:val="ac"/>
          <w:rFonts w:ascii="Verdana" w:hAnsi="Verdana"/>
          <w:rPrChange w:id="978" w:author="Ruizi HAN (20125115)" w:date="2020-12-02T02:04:00Z">
            <w:rPr>
              <w:rStyle w:val="ac"/>
            </w:rPr>
          </w:rPrChange>
        </w:rPr>
        <w:commentReference w:id="975"/>
      </w:r>
      <w:r w:rsidRPr="00434A46">
        <w:rPr>
          <w:rFonts w:ascii="Verdana" w:hAnsi="Verdana"/>
          <w:rPrChange w:id="979" w:author="Ruizi HAN (20125115)" w:date="2020-12-02T02:04:00Z">
            <w:rPr/>
          </w:rPrChange>
        </w:rPr>
        <w:t>guidance</w:t>
      </w:r>
      <w:ins w:id="980" w:author="陈诗量" w:date="2020-11-25T14:36:00Z">
        <w:r w:rsidR="0079424D" w:rsidRPr="00434A46">
          <w:rPr>
            <w:rFonts w:ascii="Verdana" w:hAnsi="Verdana"/>
            <w:rPrChange w:id="981" w:author="Ruizi HAN (20125115)" w:date="2020-12-02T02:04:00Z">
              <w:rPr/>
            </w:rPrChange>
          </w:rPr>
          <w:t xml:space="preserve"> for users who do not have any knowledge of algorithms</w:t>
        </w:r>
      </w:ins>
      <w:r w:rsidRPr="00434A46">
        <w:rPr>
          <w:rFonts w:ascii="Verdana" w:hAnsi="Verdana"/>
          <w:rPrChange w:id="982" w:author="Ruizi HAN (20125115)" w:date="2020-12-02T02:04:00Z">
            <w:rPr/>
          </w:rPrChange>
        </w:rPr>
        <w:t>.</w:t>
      </w:r>
    </w:p>
    <w:p w14:paraId="35936913" w14:textId="7930C856" w:rsidR="00145A8F" w:rsidRPr="00434A46" w:rsidRDefault="00145A8F" w:rsidP="00145A8F">
      <w:pPr>
        <w:pStyle w:val="a3"/>
        <w:numPr>
          <w:ilvl w:val="0"/>
          <w:numId w:val="5"/>
        </w:numPr>
        <w:ind w:firstLineChars="0"/>
        <w:rPr>
          <w:rFonts w:ascii="Verdana" w:hAnsi="Verdana"/>
          <w:rPrChange w:id="983" w:author="Ruizi HAN (20125115)" w:date="2020-12-02T02:04:00Z">
            <w:rPr/>
          </w:rPrChange>
        </w:rPr>
      </w:pPr>
      <w:r w:rsidRPr="00434A46">
        <w:rPr>
          <w:rFonts w:ascii="Verdana" w:hAnsi="Verdana"/>
          <w:color w:val="000000"/>
          <w:rPrChange w:id="984" w:author="Ruizi HAN (20125115)" w:date="2020-12-02T02:04:00Z">
            <w:rPr>
              <w:color w:val="000000"/>
            </w:rPr>
          </w:rPrChange>
        </w:rPr>
        <w:t>Compared with the entertainment</w:t>
      </w:r>
      <w:ins w:id="985" w:author="陈诗量" w:date="2020-11-25T11:22:00Z">
        <w:r w:rsidR="00A0039B" w:rsidRPr="00434A46">
          <w:rPr>
            <w:rFonts w:ascii="Verdana" w:hAnsi="Verdana"/>
            <w:color w:val="000000"/>
            <w:rPrChange w:id="986" w:author="Ruizi HAN (20125115)" w:date="2020-12-02T02:04:00Z">
              <w:rPr>
                <w:color w:val="000000"/>
              </w:rPr>
            </w:rPrChange>
          </w:rPr>
          <w:t xml:space="preserve"> </w:t>
        </w:r>
        <w:r w:rsidR="00A0039B" w:rsidRPr="00434A46">
          <w:rPr>
            <w:rFonts w:ascii="Verdana" w:hAnsi="Verdana"/>
            <w:color w:val="000000"/>
            <w:rPrChange w:id="987" w:author="Ruizi HAN (20125115)" w:date="2020-12-02T02:04:00Z">
              <w:rPr>
                <w:rFonts w:hint="eastAsia"/>
                <w:color w:val="000000"/>
              </w:rPr>
            </w:rPrChange>
          </w:rPr>
          <w:t>functions</w:t>
        </w:r>
      </w:ins>
      <w:r w:rsidRPr="00434A46">
        <w:rPr>
          <w:rFonts w:ascii="Verdana" w:hAnsi="Verdana"/>
          <w:color w:val="000000"/>
          <w:rPrChange w:id="988" w:author="Ruizi HAN (20125115)" w:date="2020-12-02T02:04:00Z">
            <w:rPr>
              <w:color w:val="000000"/>
            </w:rPr>
          </w:rPrChange>
        </w:rPr>
        <w:t xml:space="preserve">, participants preferred </w:t>
      </w:r>
      <w:ins w:id="989" w:author="陈诗量" w:date="2020-11-25T11:22:00Z">
        <w:r w:rsidR="00A0039B" w:rsidRPr="00434A46">
          <w:rPr>
            <w:rFonts w:ascii="Verdana" w:hAnsi="Verdana"/>
            <w:color w:val="000000"/>
            <w:rPrChange w:id="990" w:author="Ruizi HAN (20125115)" w:date="2020-12-02T02:04:00Z">
              <w:rPr>
                <w:rFonts w:hint="eastAsia"/>
                <w:color w:val="000000"/>
              </w:rPr>
            </w:rPrChange>
          </w:rPr>
          <w:t>practical</w:t>
        </w:r>
        <w:r w:rsidR="00A0039B" w:rsidRPr="00434A46">
          <w:rPr>
            <w:rFonts w:ascii="Verdana" w:hAnsi="Verdana"/>
            <w:color w:val="000000"/>
            <w:rPrChange w:id="991" w:author="Ruizi HAN (20125115)" w:date="2020-12-02T02:04:00Z">
              <w:rPr>
                <w:color w:val="000000"/>
              </w:rPr>
            </w:rPrChange>
          </w:rPr>
          <w:t xml:space="preserve"> </w:t>
        </w:r>
      </w:ins>
      <w:del w:id="992" w:author="陈诗量" w:date="2020-11-25T11:22:00Z">
        <w:r w:rsidRPr="00434A46" w:rsidDel="00A0039B">
          <w:rPr>
            <w:rFonts w:ascii="Verdana" w:hAnsi="Verdana"/>
            <w:color w:val="000000"/>
            <w:rPrChange w:id="993" w:author="Ruizi HAN (20125115)" w:date="2020-12-02T02:04:00Z">
              <w:rPr>
                <w:color w:val="000000"/>
              </w:rPr>
            </w:rPrChange>
          </w:rPr>
          <w:delText xml:space="preserve">the teaching </w:delText>
        </w:r>
      </w:del>
      <w:del w:id="994" w:author="陈诗量" w:date="2020-11-25T14:15:00Z">
        <w:r w:rsidRPr="00434A46" w:rsidDel="006C5D1C">
          <w:rPr>
            <w:rFonts w:ascii="Verdana" w:hAnsi="Verdana"/>
            <w:color w:val="000000"/>
            <w:rPrChange w:id="995" w:author="Ruizi HAN (20125115)" w:date="2020-12-02T02:04:00Z">
              <w:rPr>
                <w:color w:val="000000"/>
              </w:rPr>
            </w:rPrChange>
          </w:rPr>
          <w:delText>functions</w:delText>
        </w:r>
      </w:del>
      <w:ins w:id="996" w:author="陈诗量" w:date="2020-11-25T14:15:00Z">
        <w:r w:rsidR="006C5D1C" w:rsidRPr="00434A46">
          <w:rPr>
            <w:rFonts w:ascii="Verdana" w:hAnsi="Verdana"/>
            <w:color w:val="000000"/>
            <w:rPrChange w:id="997" w:author="Ruizi HAN (20125115)" w:date="2020-12-02T02:04:00Z">
              <w:rPr>
                <w:color w:val="000000"/>
              </w:rPr>
            </w:rPrChange>
          </w:rPr>
          <w:t>ones</w:t>
        </w:r>
      </w:ins>
      <w:r w:rsidRPr="00434A46">
        <w:rPr>
          <w:rFonts w:ascii="Verdana" w:hAnsi="Verdana"/>
          <w:color w:val="000000"/>
          <w:rPrChange w:id="998" w:author="Ruizi HAN (20125115)" w:date="2020-12-02T02:04:00Z">
            <w:rPr>
              <w:color w:val="000000"/>
            </w:rPr>
          </w:rPrChange>
        </w:rPr>
        <w:t xml:space="preserve">. It is suggested to reduce game mechanics and focus on developing functions that are more helpful </w:t>
      </w:r>
      <w:del w:id="999" w:author="陈诗量" w:date="2020-11-25T14:16:00Z">
        <w:r w:rsidRPr="00434A46" w:rsidDel="006C5D1C">
          <w:rPr>
            <w:rFonts w:ascii="Verdana" w:hAnsi="Verdana"/>
            <w:color w:val="000000"/>
            <w:rPrChange w:id="1000" w:author="Ruizi HAN (20125115)" w:date="2020-12-02T02:04:00Z">
              <w:rPr>
                <w:color w:val="000000"/>
              </w:rPr>
            </w:rPrChange>
          </w:rPr>
          <w:delText xml:space="preserve">to </w:delText>
        </w:r>
      </w:del>
      <w:ins w:id="1001" w:author="陈诗量" w:date="2020-11-25T14:16:00Z">
        <w:r w:rsidR="006C5D1C" w:rsidRPr="00434A46">
          <w:rPr>
            <w:rFonts w:ascii="Verdana" w:hAnsi="Verdana"/>
            <w:color w:val="000000"/>
            <w:rPrChange w:id="1002" w:author="Ruizi HAN (20125115)" w:date="2020-12-02T02:04:00Z">
              <w:rPr>
                <w:color w:val="000000"/>
              </w:rPr>
            </w:rPrChange>
          </w:rPr>
          <w:t xml:space="preserve">for </w:t>
        </w:r>
      </w:ins>
      <w:del w:id="1003" w:author="Ruizi HAN (20125115)" w:date="2020-11-28T17:08:00Z">
        <w:r w:rsidRPr="00434A46" w:rsidDel="000E44D2">
          <w:rPr>
            <w:rFonts w:ascii="Verdana" w:hAnsi="Verdana"/>
            <w:color w:val="000000"/>
            <w:rPrChange w:id="1004" w:author="Ruizi HAN (20125115)" w:date="2020-12-02T02:04:00Z">
              <w:rPr>
                <w:color w:val="000000"/>
              </w:rPr>
            </w:rPrChange>
          </w:rPr>
          <w:delText xml:space="preserve">algorithm </w:delText>
        </w:r>
      </w:del>
      <w:r w:rsidRPr="00434A46">
        <w:rPr>
          <w:rFonts w:ascii="Verdana" w:hAnsi="Verdana"/>
          <w:color w:val="000000"/>
          <w:rPrChange w:id="1005" w:author="Ruizi HAN (20125115)" w:date="2020-12-02T02:04:00Z">
            <w:rPr>
              <w:color w:val="000000"/>
            </w:rPr>
          </w:rPrChange>
        </w:rPr>
        <w:t>learning</w:t>
      </w:r>
      <w:ins w:id="1006" w:author="Ruizi HAN (20125115)" w:date="2020-11-28T17:08:00Z">
        <w:r w:rsidR="000E44D2" w:rsidRPr="00434A46">
          <w:rPr>
            <w:rFonts w:ascii="Verdana" w:hAnsi="Verdana"/>
            <w:color w:val="000000"/>
            <w:rPrChange w:id="1007" w:author="Ruizi HAN (20125115)" w:date="2020-12-02T02:04:00Z">
              <w:rPr>
                <w:color w:val="000000"/>
              </w:rPr>
            </w:rPrChange>
          </w:rPr>
          <w:t xml:space="preserve"> </w:t>
        </w:r>
        <w:r w:rsidR="000E44D2" w:rsidRPr="00434A46">
          <w:rPr>
            <w:rFonts w:ascii="Verdana" w:hAnsi="Verdana"/>
            <w:color w:val="000000"/>
            <w:rPrChange w:id="1008" w:author="Ruizi HAN (20125115)" w:date="2020-12-02T02:04:00Z">
              <w:rPr>
                <w:rFonts w:hint="eastAsia"/>
                <w:color w:val="000000"/>
              </w:rPr>
            </w:rPrChange>
          </w:rPr>
          <w:t>algorithms</w:t>
        </w:r>
      </w:ins>
      <w:r w:rsidRPr="00434A46">
        <w:rPr>
          <w:rFonts w:ascii="Verdana" w:hAnsi="Verdana"/>
          <w:color w:val="000000"/>
          <w:rPrChange w:id="1009" w:author="Ruizi HAN (20125115)" w:date="2020-12-02T02:04:00Z">
            <w:rPr>
              <w:color w:val="000000"/>
            </w:rPr>
          </w:rPrChange>
        </w:rPr>
        <w:t>.</w:t>
      </w:r>
    </w:p>
    <w:p w14:paraId="7332E0A8" w14:textId="1C82D96F" w:rsidR="00145A8F" w:rsidRPr="00434A46" w:rsidRDefault="00145A8F" w:rsidP="00145A8F">
      <w:pPr>
        <w:pStyle w:val="a3"/>
        <w:numPr>
          <w:ilvl w:val="0"/>
          <w:numId w:val="5"/>
        </w:numPr>
        <w:ind w:firstLineChars="0"/>
        <w:rPr>
          <w:rFonts w:ascii="Verdana" w:hAnsi="Verdana"/>
          <w:color w:val="000000"/>
          <w:rPrChange w:id="1010" w:author="Ruizi HAN (20125115)" w:date="2020-12-02T02:04:00Z">
            <w:rPr>
              <w:color w:val="000000"/>
            </w:rPr>
          </w:rPrChange>
        </w:rPr>
      </w:pPr>
      <w:r w:rsidRPr="00434A46">
        <w:rPr>
          <w:rFonts w:ascii="Verdana" w:hAnsi="Verdana"/>
          <w:color w:val="000000"/>
          <w:rPrChange w:id="1011" w:author="Ruizi HAN (20125115)" w:date="2020-12-02T02:04:00Z">
            <w:rPr>
              <w:rFonts w:hint="eastAsia"/>
              <w:color w:val="000000"/>
            </w:rPr>
          </w:rPrChange>
        </w:rPr>
        <w:t>S</w:t>
      </w:r>
      <w:r w:rsidRPr="00434A46">
        <w:rPr>
          <w:rFonts w:ascii="Verdana" w:hAnsi="Verdana"/>
          <w:color w:val="000000"/>
          <w:rPrChange w:id="1012" w:author="Ruizi HAN (20125115)" w:date="2020-12-02T02:04:00Z">
            <w:rPr>
              <w:color w:val="000000"/>
            </w:rPr>
          </w:rPrChange>
        </w:rPr>
        <w:t xml:space="preserve">ome participants proposed that providing a function, </w:t>
      </w:r>
      <w:del w:id="1013" w:author="Ruizi HAN (20125115)" w:date="2020-11-28T17:09:00Z">
        <w:r w:rsidRPr="00434A46" w:rsidDel="000E44D2">
          <w:rPr>
            <w:rFonts w:ascii="Verdana" w:hAnsi="Verdana"/>
            <w:color w:val="000000"/>
            <w:rPrChange w:id="1014" w:author="Ruizi HAN (20125115)" w:date="2020-12-02T02:04:00Z">
              <w:rPr>
                <w:color w:val="000000"/>
              </w:rPr>
            </w:rPrChange>
          </w:rPr>
          <w:delText xml:space="preserve">like a forum, </w:delText>
        </w:r>
      </w:del>
      <w:r w:rsidRPr="00434A46">
        <w:rPr>
          <w:rFonts w:ascii="Verdana" w:hAnsi="Verdana"/>
          <w:color w:val="000000"/>
          <w:rPrChange w:id="1015" w:author="Ruizi HAN (20125115)" w:date="2020-12-02T02:04:00Z">
            <w:rPr>
              <w:color w:val="000000"/>
            </w:rPr>
          </w:rPrChange>
        </w:rPr>
        <w:t xml:space="preserve">which can share and discuss their thoughts </w:t>
      </w:r>
      <w:ins w:id="1016" w:author="陈诗量" w:date="2020-11-25T11:23:00Z">
        <w:r w:rsidR="00A0039B" w:rsidRPr="00434A46">
          <w:rPr>
            <w:rFonts w:ascii="Verdana" w:hAnsi="Verdana"/>
            <w:color w:val="000000"/>
            <w:rPrChange w:id="1017" w:author="Ruizi HAN (20125115)" w:date="2020-12-02T02:04:00Z">
              <w:rPr>
                <w:rFonts w:hint="eastAsia"/>
                <w:color w:val="000000"/>
              </w:rPr>
            </w:rPrChange>
          </w:rPr>
          <w:t>with</w:t>
        </w:r>
        <w:r w:rsidR="00A0039B" w:rsidRPr="00434A46">
          <w:rPr>
            <w:rFonts w:ascii="Verdana" w:hAnsi="Verdana"/>
            <w:color w:val="000000"/>
            <w:rPrChange w:id="1018" w:author="Ruizi HAN (20125115)" w:date="2020-12-02T02:04:00Z">
              <w:rPr>
                <w:color w:val="000000"/>
              </w:rPr>
            </w:rPrChange>
          </w:rPr>
          <w:t xml:space="preserve"> </w:t>
        </w:r>
      </w:ins>
      <w:del w:id="1019" w:author="Ruizi HAN (20125115)" w:date="2020-11-28T17:09:00Z">
        <w:r w:rsidRPr="00434A46" w:rsidDel="000E44D2">
          <w:rPr>
            <w:rFonts w:ascii="Verdana" w:hAnsi="Verdana"/>
            <w:color w:val="000000"/>
            <w:rPrChange w:id="1020" w:author="Ruizi HAN (20125115)" w:date="2020-12-02T02:04:00Z">
              <w:rPr>
                <w:color w:val="000000"/>
              </w:rPr>
            </w:rPrChange>
          </w:rPr>
          <w:delText>each other</w:delText>
        </w:r>
      </w:del>
      <w:ins w:id="1021" w:author="Ruizi HAN (20125115)" w:date="2020-11-28T17:09:00Z">
        <w:r w:rsidR="000E44D2" w:rsidRPr="00434A46">
          <w:rPr>
            <w:rFonts w:ascii="Verdana" w:hAnsi="Verdana"/>
            <w:color w:val="000000"/>
            <w:rPrChange w:id="1022" w:author="Ruizi HAN (20125115)" w:date="2020-12-02T02:04:00Z">
              <w:rPr>
                <w:color w:val="000000"/>
              </w:rPr>
            </w:rPrChange>
          </w:rPr>
          <w:t>others, like forum,</w:t>
        </w:r>
      </w:ins>
      <w:r w:rsidRPr="00434A46">
        <w:rPr>
          <w:rFonts w:ascii="Verdana" w:hAnsi="Verdana"/>
          <w:color w:val="000000"/>
          <w:rPrChange w:id="1023" w:author="Ruizi HAN (20125115)" w:date="2020-12-02T02:04:00Z">
            <w:rPr>
              <w:color w:val="000000"/>
            </w:rPr>
          </w:rPrChange>
        </w:rPr>
        <w:t xml:space="preserve"> may </w:t>
      </w:r>
      <w:del w:id="1024" w:author="陈诗量" w:date="2020-11-25T14:36:00Z">
        <w:r w:rsidRPr="00434A46" w:rsidDel="0079424D">
          <w:rPr>
            <w:rFonts w:ascii="Verdana" w:hAnsi="Verdana"/>
            <w:color w:val="000000"/>
            <w:rPrChange w:id="1025" w:author="Ruizi HAN (20125115)" w:date="2020-12-02T02:04:00Z">
              <w:rPr>
                <w:color w:val="000000"/>
              </w:rPr>
            </w:rPrChange>
          </w:rPr>
          <w:delText>be helpful for</w:delText>
        </w:r>
      </w:del>
      <w:ins w:id="1026" w:author="陈诗量" w:date="2020-11-25T14:36:00Z">
        <w:r w:rsidR="0079424D" w:rsidRPr="00434A46">
          <w:rPr>
            <w:rFonts w:ascii="Verdana" w:hAnsi="Verdana"/>
            <w:color w:val="000000"/>
            <w:rPrChange w:id="1027" w:author="Ruizi HAN (20125115)" w:date="2020-12-02T02:04:00Z">
              <w:rPr>
                <w:color w:val="000000"/>
              </w:rPr>
            </w:rPrChange>
          </w:rPr>
          <w:t>help</w:t>
        </w:r>
      </w:ins>
      <w:r w:rsidRPr="00434A46">
        <w:rPr>
          <w:rFonts w:ascii="Verdana" w:hAnsi="Verdana"/>
          <w:color w:val="000000"/>
          <w:rPrChange w:id="1028" w:author="Ruizi HAN (20125115)" w:date="2020-12-02T02:04:00Z">
            <w:rPr>
              <w:color w:val="000000"/>
            </w:rPr>
          </w:rPrChange>
        </w:rPr>
        <w:t xml:space="preserve"> learning.</w:t>
      </w:r>
    </w:p>
    <w:p w14:paraId="01E1764F" w14:textId="10687969" w:rsidR="00145A8F" w:rsidRPr="00434A46" w:rsidRDefault="00145A8F" w:rsidP="00145A8F">
      <w:pPr>
        <w:pStyle w:val="a3"/>
        <w:numPr>
          <w:ilvl w:val="0"/>
          <w:numId w:val="5"/>
        </w:numPr>
        <w:ind w:firstLineChars="0"/>
        <w:rPr>
          <w:rFonts w:ascii="Verdana" w:hAnsi="Verdana"/>
          <w:rPrChange w:id="1029" w:author="Ruizi HAN (20125115)" w:date="2020-12-02T02:04:00Z">
            <w:rPr/>
          </w:rPrChange>
        </w:rPr>
      </w:pPr>
      <w:r w:rsidRPr="00434A46">
        <w:rPr>
          <w:rFonts w:ascii="Verdana" w:hAnsi="Verdana"/>
          <w:color w:val="000000"/>
          <w:rPrChange w:id="1030" w:author="Ruizi HAN (20125115)" w:date="2020-12-02T02:04:00Z">
            <w:rPr>
              <w:rFonts w:hint="eastAsia"/>
              <w:color w:val="000000"/>
            </w:rPr>
          </w:rPrChange>
        </w:rPr>
        <w:t>T</w:t>
      </w:r>
      <w:r w:rsidRPr="00434A46">
        <w:rPr>
          <w:rFonts w:ascii="Verdana" w:hAnsi="Verdana"/>
          <w:color w:val="000000"/>
          <w:rPrChange w:id="1031" w:author="Ruizi HAN (20125115)" w:date="2020-12-02T02:04:00Z">
            <w:rPr>
              <w:color w:val="000000"/>
            </w:rPr>
          </w:rPrChange>
        </w:rPr>
        <w:t>o ensure users with different level</w:t>
      </w:r>
      <w:ins w:id="1032" w:author="陈诗量" w:date="2020-11-25T14:36:00Z">
        <w:r w:rsidR="0079424D" w:rsidRPr="00434A46">
          <w:rPr>
            <w:rFonts w:ascii="Verdana" w:hAnsi="Verdana"/>
            <w:color w:val="000000"/>
            <w:rPrChange w:id="1033" w:author="Ruizi HAN (20125115)" w:date="2020-12-02T02:04:00Z">
              <w:rPr>
                <w:color w:val="000000"/>
              </w:rPr>
            </w:rPrChange>
          </w:rPr>
          <w:t>s</w:t>
        </w:r>
      </w:ins>
      <w:r w:rsidRPr="00434A46">
        <w:rPr>
          <w:rFonts w:ascii="Verdana" w:hAnsi="Verdana"/>
          <w:color w:val="000000"/>
          <w:rPrChange w:id="1034" w:author="Ruizi HAN (20125115)" w:date="2020-12-02T02:04:00Z">
            <w:rPr>
              <w:color w:val="000000"/>
            </w:rPr>
          </w:rPrChange>
        </w:rPr>
        <w:t xml:space="preserve"> of algorithmic bases can all gain knowledge from this software, </w:t>
      </w:r>
      <w:del w:id="1035" w:author="陈诗量" w:date="2020-11-25T14:16:00Z">
        <w:r w:rsidRPr="00434A46" w:rsidDel="006C5D1C">
          <w:rPr>
            <w:rFonts w:ascii="Verdana" w:hAnsi="Verdana"/>
            <w:color w:val="000000"/>
            <w:rPrChange w:id="1036" w:author="Ruizi HAN (20125115)" w:date="2020-12-02T02:04:00Z">
              <w:rPr>
                <w:color w:val="000000"/>
              </w:rPr>
            </w:rPrChange>
          </w:rPr>
          <w:delText>we are</w:delText>
        </w:r>
      </w:del>
      <w:ins w:id="1037" w:author="陈诗量" w:date="2020-11-25T14:16:00Z">
        <w:r w:rsidR="006C5D1C" w:rsidRPr="00434A46">
          <w:rPr>
            <w:rFonts w:ascii="Verdana" w:hAnsi="Verdana"/>
            <w:color w:val="000000"/>
            <w:rPrChange w:id="1038" w:author="Ruizi HAN (20125115)" w:date="2020-12-02T02:04:00Z">
              <w:rPr>
                <w:color w:val="000000"/>
              </w:rPr>
            </w:rPrChange>
          </w:rPr>
          <w:t>it is</w:t>
        </w:r>
      </w:ins>
      <w:r w:rsidRPr="00434A46">
        <w:rPr>
          <w:rFonts w:ascii="Verdana" w:hAnsi="Verdana"/>
          <w:color w:val="000000"/>
          <w:rPrChange w:id="1039" w:author="Ruizi HAN (20125115)" w:date="2020-12-02T02:04:00Z">
            <w:rPr>
              <w:color w:val="000000"/>
            </w:rPr>
          </w:rPrChange>
        </w:rPr>
        <w:t xml:space="preserve"> suggested to provide </w:t>
      </w:r>
      <w:r w:rsidRPr="00434A46">
        <w:rPr>
          <w:rFonts w:ascii="Verdana" w:hAnsi="Verdana"/>
          <w:rPrChange w:id="1040" w:author="Ruizi HAN (20125115)" w:date="2020-12-02T02:04:00Z">
            <w:rPr/>
          </w:rPrChange>
        </w:rPr>
        <w:t>hierarchical teaching functions.</w:t>
      </w:r>
    </w:p>
    <w:p w14:paraId="4184701E" w14:textId="3AB38487" w:rsidR="00145A8F" w:rsidRPr="00434A46" w:rsidRDefault="00145A8F" w:rsidP="00145A8F">
      <w:pPr>
        <w:pStyle w:val="a3"/>
        <w:numPr>
          <w:ilvl w:val="0"/>
          <w:numId w:val="5"/>
        </w:numPr>
        <w:ind w:firstLineChars="0"/>
        <w:rPr>
          <w:rFonts w:ascii="Verdana" w:hAnsi="Verdana"/>
          <w:rPrChange w:id="1041" w:author="Ruizi HAN (20125115)" w:date="2020-12-02T02:04:00Z">
            <w:rPr/>
          </w:rPrChange>
        </w:rPr>
      </w:pPr>
      <w:r w:rsidRPr="00434A46">
        <w:rPr>
          <w:rFonts w:ascii="Verdana" w:hAnsi="Verdana"/>
          <w:rPrChange w:id="1042" w:author="Ruizi HAN (20125115)" w:date="2020-12-02T02:04:00Z">
            <w:rPr/>
          </w:rPrChange>
        </w:rPr>
        <w:t xml:space="preserve">For those who have examination requirements, </w:t>
      </w:r>
      <w:del w:id="1043" w:author="陈诗量" w:date="2020-11-25T14:16:00Z">
        <w:r w:rsidRPr="00434A46" w:rsidDel="00D10E98">
          <w:rPr>
            <w:rFonts w:ascii="Verdana" w:hAnsi="Verdana"/>
            <w:rPrChange w:id="1044" w:author="Ruizi HAN (20125115)" w:date="2020-12-02T02:04:00Z">
              <w:rPr/>
            </w:rPrChange>
          </w:rPr>
          <w:delText xml:space="preserve">maybe </w:delText>
        </w:r>
      </w:del>
      <w:r w:rsidRPr="00434A46">
        <w:rPr>
          <w:rFonts w:ascii="Verdana" w:hAnsi="Verdana"/>
          <w:rPrChange w:id="1045" w:author="Ruizi HAN (20125115)" w:date="2020-12-02T02:04:00Z">
            <w:rPr/>
          </w:rPrChange>
        </w:rPr>
        <w:t>offer</w:t>
      </w:r>
      <w:ins w:id="1046" w:author="陈诗量" w:date="2020-11-25T14:16:00Z">
        <w:r w:rsidR="00D10E98" w:rsidRPr="00434A46">
          <w:rPr>
            <w:rFonts w:ascii="Verdana" w:hAnsi="Verdana"/>
            <w:rPrChange w:id="1047" w:author="Ruizi HAN (20125115)" w:date="2020-12-02T02:04:00Z">
              <w:rPr/>
            </w:rPrChange>
          </w:rPr>
          <w:t>ing</w:t>
        </w:r>
      </w:ins>
      <w:r w:rsidRPr="00434A46">
        <w:rPr>
          <w:rFonts w:ascii="Verdana" w:hAnsi="Verdana"/>
          <w:rPrChange w:id="1048" w:author="Ruizi HAN (20125115)" w:date="2020-12-02T02:04:00Z">
            <w:rPr/>
          </w:rPrChange>
        </w:rPr>
        <w:t xml:space="preserve"> more practice </w:t>
      </w:r>
      <w:del w:id="1049" w:author="陈诗量" w:date="2020-11-25T11:24:00Z">
        <w:r w:rsidRPr="00434A46" w:rsidDel="00A0039B">
          <w:rPr>
            <w:rFonts w:ascii="Verdana" w:hAnsi="Verdana"/>
            <w:rPrChange w:id="1050" w:author="Ruizi HAN (20125115)" w:date="2020-12-02T02:04:00Z">
              <w:rPr/>
            </w:rPrChange>
          </w:rPr>
          <w:delText xml:space="preserve">problems </w:delText>
        </w:r>
      </w:del>
      <w:ins w:id="1051" w:author="陈诗量" w:date="2020-11-25T11:24:00Z">
        <w:r w:rsidR="00A0039B" w:rsidRPr="00434A46">
          <w:rPr>
            <w:rFonts w:ascii="Verdana" w:hAnsi="Verdana"/>
            <w:rPrChange w:id="1052" w:author="Ruizi HAN (20125115)" w:date="2020-12-02T02:04:00Z">
              <w:rPr/>
            </w:rPrChange>
          </w:rPr>
          <w:t xml:space="preserve">questions </w:t>
        </w:r>
      </w:ins>
      <w:r w:rsidRPr="00434A46">
        <w:rPr>
          <w:rFonts w:ascii="Verdana" w:hAnsi="Verdana"/>
          <w:rPrChange w:id="1053" w:author="Ruizi HAN (20125115)" w:date="2020-12-02T02:04:00Z">
            <w:rPr/>
          </w:rPrChange>
        </w:rPr>
        <w:t>will attract them to use this software.</w:t>
      </w:r>
    </w:p>
    <w:p w14:paraId="10CE0A51" w14:textId="4B6FD5F9" w:rsidR="00145A8F" w:rsidRPr="00434A46" w:rsidRDefault="00145A8F" w:rsidP="00145A8F">
      <w:pPr>
        <w:pStyle w:val="a3"/>
        <w:numPr>
          <w:ilvl w:val="0"/>
          <w:numId w:val="5"/>
        </w:numPr>
        <w:ind w:firstLineChars="0"/>
        <w:rPr>
          <w:rFonts w:ascii="Verdana" w:hAnsi="Verdana"/>
          <w:rPrChange w:id="1054" w:author="Ruizi HAN (20125115)" w:date="2020-12-02T02:04:00Z">
            <w:rPr/>
          </w:rPrChange>
        </w:rPr>
      </w:pPr>
      <w:r w:rsidRPr="00434A46">
        <w:rPr>
          <w:rFonts w:ascii="Verdana" w:hAnsi="Verdana"/>
          <w:rPrChange w:id="1055" w:author="Ruizi HAN (20125115)" w:date="2020-12-02T02:04:00Z">
            <w:rPr/>
          </w:rPrChange>
        </w:rPr>
        <w:t xml:space="preserve">Many </w:t>
      </w:r>
      <w:r w:rsidRPr="00434A46">
        <w:rPr>
          <w:rFonts w:ascii="Verdana" w:hAnsi="Verdana"/>
          <w:color w:val="000000"/>
          <w:rPrChange w:id="1056" w:author="Ruizi HAN (20125115)" w:date="2020-12-02T02:04:00Z">
            <w:rPr>
              <w:color w:val="000000"/>
            </w:rPr>
          </w:rPrChange>
        </w:rPr>
        <w:t xml:space="preserve">participants mentioned that they preferred clean and </w:t>
      </w:r>
      <w:r w:rsidRPr="00434A46">
        <w:rPr>
          <w:rFonts w:ascii="Verdana" w:hAnsi="Verdana"/>
          <w:rPrChange w:id="1057" w:author="Ruizi HAN (20125115)" w:date="2020-12-02T02:04:00Z">
            <w:rPr/>
          </w:rPrChange>
        </w:rPr>
        <w:t xml:space="preserve">delightful interfaces. Therefore, </w:t>
      </w:r>
      <w:del w:id="1058" w:author="陈诗量" w:date="2020-11-25T14:17:00Z">
        <w:r w:rsidRPr="00434A46" w:rsidDel="00D10E98">
          <w:rPr>
            <w:rFonts w:ascii="Verdana" w:hAnsi="Verdana"/>
            <w:rPrChange w:id="1059" w:author="Ruizi HAN (20125115)" w:date="2020-12-02T02:04:00Z">
              <w:rPr/>
            </w:rPrChange>
          </w:rPr>
          <w:delText xml:space="preserve">we may need </w:delText>
        </w:r>
        <w:r w:rsidR="00522205" w:rsidRPr="00434A46" w:rsidDel="00D10E98">
          <w:rPr>
            <w:rFonts w:ascii="Verdana" w:hAnsi="Verdana"/>
            <w:rPrChange w:id="1060" w:author="Ruizi HAN (20125115)" w:date="2020-12-02T02:04:00Z">
              <w:rPr/>
            </w:rPrChange>
          </w:rPr>
          <w:delText xml:space="preserve">to </w:delText>
        </w:r>
        <w:r w:rsidRPr="00434A46" w:rsidDel="00D10E98">
          <w:rPr>
            <w:rFonts w:ascii="Verdana" w:hAnsi="Verdana"/>
            <w:rPrChange w:id="1061" w:author="Ruizi HAN (20125115)" w:date="2020-12-02T02:04:00Z">
              <w:rPr/>
            </w:rPrChange>
          </w:rPr>
          <w:delText xml:space="preserve">pay more attention </w:delText>
        </w:r>
        <w:r w:rsidR="00522205" w:rsidRPr="00434A46" w:rsidDel="00D10E98">
          <w:rPr>
            <w:rFonts w:ascii="Verdana" w:hAnsi="Verdana"/>
            <w:rPrChange w:id="1062" w:author="Ruizi HAN (20125115)" w:date="2020-12-02T02:04:00Z">
              <w:rPr/>
            </w:rPrChange>
          </w:rPr>
          <w:delText>t</w:delText>
        </w:r>
        <w:r w:rsidRPr="00434A46" w:rsidDel="00D10E98">
          <w:rPr>
            <w:rFonts w:ascii="Verdana" w:hAnsi="Verdana"/>
            <w:rPrChange w:id="1063" w:author="Ruizi HAN (20125115)" w:date="2020-12-02T02:04:00Z">
              <w:rPr/>
            </w:rPrChange>
          </w:rPr>
          <w:delText xml:space="preserve">o the </w:delText>
        </w:r>
      </w:del>
      <w:r w:rsidRPr="00434A46">
        <w:rPr>
          <w:rFonts w:ascii="Verdana" w:hAnsi="Verdana"/>
          <w:rPrChange w:id="1064" w:author="Ruizi HAN (20125115)" w:date="2020-12-02T02:04:00Z">
            <w:rPr/>
          </w:rPrChange>
        </w:rPr>
        <w:t>GUI design</w:t>
      </w:r>
      <w:ins w:id="1065" w:author="陈诗量" w:date="2020-11-25T14:17:00Z">
        <w:r w:rsidR="00D10E98" w:rsidRPr="00434A46">
          <w:rPr>
            <w:rFonts w:ascii="Verdana" w:hAnsi="Verdana"/>
            <w:rPrChange w:id="1066" w:author="Ruizi HAN (20125115)" w:date="2020-12-02T02:04:00Z">
              <w:rPr/>
            </w:rPrChange>
          </w:rPr>
          <w:t xml:space="preserve"> is one thing </w:t>
        </w:r>
      </w:ins>
      <w:ins w:id="1067" w:author="陈诗量" w:date="2020-11-25T14:18:00Z">
        <w:r w:rsidR="00D10E98" w:rsidRPr="00434A46">
          <w:rPr>
            <w:rFonts w:ascii="Verdana" w:hAnsi="Verdana"/>
            <w:rPrChange w:id="1068" w:author="Ruizi HAN (20125115)" w:date="2020-12-02T02:04:00Z">
              <w:rPr/>
            </w:rPrChange>
          </w:rPr>
          <w:t>that needs to consider</w:t>
        </w:r>
      </w:ins>
      <w:r w:rsidRPr="00434A46">
        <w:rPr>
          <w:rFonts w:ascii="Verdana" w:hAnsi="Verdana"/>
          <w:rPrChange w:id="1069" w:author="Ruizi HAN (20125115)" w:date="2020-12-02T02:04:00Z">
            <w:rPr/>
          </w:rPrChange>
        </w:rPr>
        <w:t>.</w:t>
      </w:r>
    </w:p>
    <w:p w14:paraId="4B6E809E" w14:textId="11E0E139" w:rsidR="00145A8F" w:rsidRPr="00434A46" w:rsidRDefault="00145A8F" w:rsidP="00145A8F">
      <w:pPr>
        <w:rPr>
          <w:rFonts w:ascii="Verdana" w:hAnsi="Verdana"/>
          <w:rPrChange w:id="1070" w:author="Ruizi HAN (20125115)" w:date="2020-12-02T02:04:00Z">
            <w:rPr/>
          </w:rPrChange>
        </w:rPr>
      </w:pPr>
    </w:p>
    <w:p w14:paraId="0EB59160" w14:textId="6696BFFA" w:rsidR="001F6B35" w:rsidRPr="00434A46" w:rsidRDefault="001F6B35" w:rsidP="00145A8F">
      <w:pPr>
        <w:rPr>
          <w:rFonts w:ascii="Verdana" w:hAnsi="Verdana"/>
          <w:rPrChange w:id="1071" w:author="Ruizi HAN (20125115)" w:date="2020-12-02T02:04:00Z">
            <w:rPr/>
          </w:rPrChange>
        </w:rPr>
      </w:pPr>
    </w:p>
    <w:p w14:paraId="404FCB30" w14:textId="1C708262" w:rsidR="001F6B35" w:rsidRPr="00434A46" w:rsidRDefault="001F6B35" w:rsidP="00145A8F">
      <w:pPr>
        <w:rPr>
          <w:ins w:id="1072" w:author="陈诗量" w:date="2020-11-25T14:18:00Z"/>
          <w:rFonts w:ascii="Verdana" w:hAnsi="Verdana"/>
          <w:rPrChange w:id="1073" w:author="Ruizi HAN (20125115)" w:date="2020-12-02T02:04:00Z">
            <w:rPr>
              <w:ins w:id="1074" w:author="陈诗量" w:date="2020-11-25T14:18:00Z"/>
            </w:rPr>
          </w:rPrChange>
        </w:rPr>
      </w:pPr>
    </w:p>
    <w:p w14:paraId="2346BAAD" w14:textId="6B7446DA" w:rsidR="00D10E98" w:rsidRPr="00434A46" w:rsidRDefault="00D10E98" w:rsidP="00145A8F">
      <w:pPr>
        <w:rPr>
          <w:ins w:id="1075" w:author="陈诗量" w:date="2020-11-25T14:18:00Z"/>
          <w:rFonts w:ascii="Verdana" w:hAnsi="Verdana"/>
          <w:rPrChange w:id="1076" w:author="Ruizi HAN (20125115)" w:date="2020-12-02T02:04:00Z">
            <w:rPr>
              <w:ins w:id="1077" w:author="陈诗量" w:date="2020-11-25T14:18:00Z"/>
            </w:rPr>
          </w:rPrChange>
        </w:rPr>
      </w:pPr>
    </w:p>
    <w:p w14:paraId="66CF0863" w14:textId="2F81AD16" w:rsidR="00D10E98" w:rsidRPr="00434A46" w:rsidRDefault="00D10E98" w:rsidP="00145A8F">
      <w:pPr>
        <w:rPr>
          <w:ins w:id="1078" w:author="陈诗量" w:date="2020-11-25T14:18:00Z"/>
          <w:rFonts w:ascii="Verdana" w:hAnsi="Verdana"/>
          <w:rPrChange w:id="1079" w:author="Ruizi HAN (20125115)" w:date="2020-12-02T02:04:00Z">
            <w:rPr>
              <w:ins w:id="1080" w:author="陈诗量" w:date="2020-11-25T14:18:00Z"/>
            </w:rPr>
          </w:rPrChange>
        </w:rPr>
      </w:pPr>
    </w:p>
    <w:p w14:paraId="1CD9E6C8" w14:textId="6E774C90" w:rsidR="00D10E98" w:rsidRPr="00434A46" w:rsidRDefault="00D10E98" w:rsidP="00145A8F">
      <w:pPr>
        <w:rPr>
          <w:ins w:id="1081" w:author="陈诗量" w:date="2020-11-25T14:18:00Z"/>
          <w:rFonts w:ascii="Verdana" w:hAnsi="Verdana"/>
          <w:rPrChange w:id="1082" w:author="Ruizi HAN (20125115)" w:date="2020-12-02T02:04:00Z">
            <w:rPr>
              <w:ins w:id="1083" w:author="陈诗量" w:date="2020-11-25T14:18:00Z"/>
            </w:rPr>
          </w:rPrChange>
        </w:rPr>
      </w:pPr>
    </w:p>
    <w:p w14:paraId="71C11C35" w14:textId="18640CAD" w:rsidR="00D10E98" w:rsidRPr="00434A46" w:rsidRDefault="00D10E98" w:rsidP="00145A8F">
      <w:pPr>
        <w:rPr>
          <w:ins w:id="1084" w:author="陈诗量" w:date="2020-11-25T14:18:00Z"/>
          <w:rFonts w:ascii="Verdana" w:hAnsi="Verdana"/>
          <w:rPrChange w:id="1085" w:author="Ruizi HAN (20125115)" w:date="2020-12-02T02:04:00Z">
            <w:rPr>
              <w:ins w:id="1086" w:author="陈诗量" w:date="2020-11-25T14:18:00Z"/>
            </w:rPr>
          </w:rPrChange>
        </w:rPr>
      </w:pPr>
    </w:p>
    <w:p w14:paraId="51470038" w14:textId="2BE0471A" w:rsidR="00D10E98" w:rsidRPr="00434A46" w:rsidRDefault="00D10E98" w:rsidP="00145A8F">
      <w:pPr>
        <w:rPr>
          <w:ins w:id="1087" w:author="陈诗量" w:date="2020-11-25T14:18:00Z"/>
          <w:rFonts w:ascii="Verdana" w:hAnsi="Verdana"/>
          <w:rPrChange w:id="1088" w:author="Ruizi HAN (20125115)" w:date="2020-12-02T02:04:00Z">
            <w:rPr>
              <w:ins w:id="1089" w:author="陈诗量" w:date="2020-11-25T14:18:00Z"/>
            </w:rPr>
          </w:rPrChange>
        </w:rPr>
      </w:pPr>
    </w:p>
    <w:p w14:paraId="5614735B" w14:textId="699A4BC3" w:rsidR="00D10E98" w:rsidRPr="00434A46" w:rsidRDefault="00D10E98" w:rsidP="00145A8F">
      <w:pPr>
        <w:rPr>
          <w:ins w:id="1090" w:author="陈诗量" w:date="2020-11-25T14:18:00Z"/>
          <w:rFonts w:ascii="Verdana" w:hAnsi="Verdana"/>
          <w:rPrChange w:id="1091" w:author="Ruizi HAN (20125115)" w:date="2020-12-02T02:04:00Z">
            <w:rPr>
              <w:ins w:id="1092" w:author="陈诗量" w:date="2020-11-25T14:18:00Z"/>
            </w:rPr>
          </w:rPrChange>
        </w:rPr>
      </w:pPr>
    </w:p>
    <w:p w14:paraId="5F5972A5" w14:textId="059018FC" w:rsidR="00D10E98" w:rsidRPr="00434A46" w:rsidRDefault="00D10E98" w:rsidP="00145A8F">
      <w:pPr>
        <w:rPr>
          <w:ins w:id="1093" w:author="陈诗量" w:date="2020-11-25T14:18:00Z"/>
          <w:rFonts w:ascii="Verdana" w:hAnsi="Verdana"/>
          <w:rPrChange w:id="1094" w:author="Ruizi HAN (20125115)" w:date="2020-12-02T02:04:00Z">
            <w:rPr>
              <w:ins w:id="1095" w:author="陈诗量" w:date="2020-11-25T14:18:00Z"/>
            </w:rPr>
          </w:rPrChange>
        </w:rPr>
      </w:pPr>
    </w:p>
    <w:p w14:paraId="041B2463" w14:textId="204F9D38" w:rsidR="00D10E98" w:rsidRPr="00434A46" w:rsidRDefault="00D10E98" w:rsidP="00145A8F">
      <w:pPr>
        <w:rPr>
          <w:ins w:id="1096" w:author="陈诗量" w:date="2020-11-25T14:18:00Z"/>
          <w:rFonts w:ascii="Verdana" w:hAnsi="Verdana"/>
          <w:rPrChange w:id="1097" w:author="Ruizi HAN (20125115)" w:date="2020-12-02T02:04:00Z">
            <w:rPr>
              <w:ins w:id="1098" w:author="陈诗量" w:date="2020-11-25T14:18:00Z"/>
            </w:rPr>
          </w:rPrChange>
        </w:rPr>
      </w:pPr>
    </w:p>
    <w:p w14:paraId="294F2A1D" w14:textId="5D0F59EC" w:rsidR="00D10E98" w:rsidRPr="00434A46" w:rsidRDefault="00D10E98" w:rsidP="00145A8F">
      <w:pPr>
        <w:rPr>
          <w:ins w:id="1099" w:author="陈诗量" w:date="2020-11-25T14:18:00Z"/>
          <w:rFonts w:ascii="Verdana" w:hAnsi="Verdana"/>
          <w:rPrChange w:id="1100" w:author="Ruizi HAN (20125115)" w:date="2020-12-02T02:04:00Z">
            <w:rPr>
              <w:ins w:id="1101" w:author="陈诗量" w:date="2020-11-25T14:18:00Z"/>
            </w:rPr>
          </w:rPrChange>
        </w:rPr>
      </w:pPr>
    </w:p>
    <w:p w14:paraId="30F9A633" w14:textId="7469C8D8" w:rsidR="00D10E98" w:rsidRPr="00434A46" w:rsidRDefault="00D10E98" w:rsidP="00145A8F">
      <w:pPr>
        <w:rPr>
          <w:ins w:id="1102" w:author="陈诗量" w:date="2020-11-25T14:18:00Z"/>
          <w:rFonts w:ascii="Verdana" w:hAnsi="Verdana"/>
          <w:rPrChange w:id="1103" w:author="Ruizi HAN (20125115)" w:date="2020-12-02T02:04:00Z">
            <w:rPr>
              <w:ins w:id="1104" w:author="陈诗量" w:date="2020-11-25T14:18:00Z"/>
            </w:rPr>
          </w:rPrChange>
        </w:rPr>
      </w:pPr>
    </w:p>
    <w:p w14:paraId="194AE9E7" w14:textId="69FBF7E4" w:rsidR="00D10E98" w:rsidRPr="00434A46" w:rsidRDefault="00D10E98" w:rsidP="00145A8F">
      <w:pPr>
        <w:rPr>
          <w:ins w:id="1105" w:author="陈诗量" w:date="2020-11-25T14:18:00Z"/>
          <w:rFonts w:ascii="Verdana" w:hAnsi="Verdana"/>
          <w:rPrChange w:id="1106" w:author="Ruizi HAN (20125115)" w:date="2020-12-02T02:04:00Z">
            <w:rPr>
              <w:ins w:id="1107" w:author="陈诗量" w:date="2020-11-25T14:18:00Z"/>
            </w:rPr>
          </w:rPrChange>
        </w:rPr>
      </w:pPr>
    </w:p>
    <w:p w14:paraId="0261CFC8" w14:textId="7D6CD8FC" w:rsidR="00D10E98" w:rsidRPr="00434A46" w:rsidRDefault="00D10E98" w:rsidP="00145A8F">
      <w:pPr>
        <w:rPr>
          <w:ins w:id="1108" w:author="陈诗量" w:date="2020-11-25T14:18:00Z"/>
          <w:rFonts w:ascii="Verdana" w:hAnsi="Verdana"/>
          <w:rPrChange w:id="1109" w:author="Ruizi HAN (20125115)" w:date="2020-12-02T02:04:00Z">
            <w:rPr>
              <w:ins w:id="1110" w:author="陈诗量" w:date="2020-11-25T14:18:00Z"/>
            </w:rPr>
          </w:rPrChange>
        </w:rPr>
      </w:pPr>
    </w:p>
    <w:p w14:paraId="53CD37A1" w14:textId="02DC049E" w:rsidR="00D10E98" w:rsidRPr="00434A46" w:rsidRDefault="00D10E98" w:rsidP="00145A8F">
      <w:pPr>
        <w:rPr>
          <w:ins w:id="1111" w:author="陈诗量" w:date="2020-11-25T14:18:00Z"/>
          <w:rFonts w:ascii="Verdana" w:hAnsi="Verdana"/>
          <w:rPrChange w:id="1112" w:author="Ruizi HAN (20125115)" w:date="2020-12-02T02:04:00Z">
            <w:rPr>
              <w:ins w:id="1113" w:author="陈诗量" w:date="2020-11-25T14:18:00Z"/>
            </w:rPr>
          </w:rPrChange>
        </w:rPr>
      </w:pPr>
    </w:p>
    <w:p w14:paraId="4DA9CECE" w14:textId="066F9187" w:rsidR="00D10E98" w:rsidRPr="00434A46" w:rsidRDefault="00D10E98" w:rsidP="00145A8F">
      <w:pPr>
        <w:rPr>
          <w:ins w:id="1114" w:author="陈诗量" w:date="2020-11-25T14:18:00Z"/>
          <w:rFonts w:ascii="Verdana" w:hAnsi="Verdana"/>
          <w:rPrChange w:id="1115" w:author="Ruizi HAN (20125115)" w:date="2020-12-02T02:04:00Z">
            <w:rPr>
              <w:ins w:id="1116" w:author="陈诗量" w:date="2020-11-25T14:18:00Z"/>
            </w:rPr>
          </w:rPrChange>
        </w:rPr>
      </w:pPr>
    </w:p>
    <w:p w14:paraId="012EA69D" w14:textId="75BA7BD8" w:rsidR="00D10E98" w:rsidRPr="00434A46" w:rsidRDefault="00D10E98" w:rsidP="00145A8F">
      <w:pPr>
        <w:rPr>
          <w:ins w:id="1117" w:author="陈诗量" w:date="2020-11-25T14:18:00Z"/>
          <w:rFonts w:ascii="Verdana" w:hAnsi="Verdana"/>
          <w:rPrChange w:id="1118" w:author="Ruizi HAN (20125115)" w:date="2020-12-02T02:04:00Z">
            <w:rPr>
              <w:ins w:id="1119" w:author="陈诗量" w:date="2020-11-25T14:18:00Z"/>
            </w:rPr>
          </w:rPrChange>
        </w:rPr>
      </w:pPr>
    </w:p>
    <w:p w14:paraId="69491A44" w14:textId="1559CC58" w:rsidR="00145A8F" w:rsidRPr="00434A46" w:rsidRDefault="001F6B35" w:rsidP="00145A8F">
      <w:pPr>
        <w:rPr>
          <w:rFonts w:ascii="Verdana" w:eastAsia="DengXian" w:hAnsi="Verdana" w:cs="Tahoma"/>
          <w:b/>
          <w:bCs/>
          <w:color w:val="000000"/>
          <w:kern w:val="0"/>
          <w:sz w:val="24"/>
          <w:shd w:val="clear" w:color="auto" w:fill="FFFFFF"/>
          <w:rPrChange w:id="1120" w:author="Ruizi HAN (20125115)" w:date="2020-12-02T02:04:00Z">
            <w:rPr>
              <w:rFonts w:ascii="DengXian" w:eastAsia="DengXian" w:hAnsi="DengXian" w:cs="Tahoma"/>
              <w:b/>
              <w:bCs/>
              <w:color w:val="000000"/>
              <w:kern w:val="0"/>
              <w:sz w:val="24"/>
              <w:shd w:val="clear" w:color="auto" w:fill="FFFFFF"/>
            </w:rPr>
          </w:rPrChange>
        </w:rPr>
      </w:pPr>
      <w:r w:rsidRPr="00434A46">
        <w:rPr>
          <w:rFonts w:ascii="Verdana" w:eastAsia="DengXian" w:hAnsi="Verdana" w:cs="Tahoma"/>
          <w:b/>
          <w:bCs/>
          <w:color w:val="000000"/>
          <w:kern w:val="0"/>
          <w:sz w:val="24"/>
          <w:shd w:val="clear" w:color="auto" w:fill="FFFFFF"/>
          <w:rPrChange w:id="1121" w:author="Ruizi HAN (20125115)" w:date="2020-12-02T02:04:00Z">
            <w:rPr>
              <w:rFonts w:ascii="DengXian" w:eastAsia="DengXian" w:hAnsi="DengXian" w:cs="Tahoma"/>
              <w:b/>
              <w:bCs/>
              <w:color w:val="000000"/>
              <w:kern w:val="0"/>
              <w:sz w:val="24"/>
              <w:shd w:val="clear" w:color="auto" w:fill="FFFFFF"/>
            </w:rPr>
          </w:rPrChange>
        </w:rPr>
        <w:lastRenderedPageBreak/>
        <w:t>Appendix</w:t>
      </w:r>
    </w:p>
    <w:p w14:paraId="31011720" w14:textId="77777777" w:rsidR="001F6B35" w:rsidRPr="00434A46" w:rsidRDefault="001F6B35" w:rsidP="00145A8F">
      <w:pPr>
        <w:rPr>
          <w:rFonts w:ascii="Verdana" w:eastAsia="宋体" w:hAnsi="Verdana" w:cs="Tahoma"/>
          <w:b/>
          <w:bCs/>
          <w:color w:val="000000"/>
          <w:kern w:val="0"/>
          <w:sz w:val="24"/>
          <w:shd w:val="clear" w:color="auto" w:fill="FFFFFF"/>
        </w:rPr>
      </w:pPr>
    </w:p>
    <w:p w14:paraId="490A48A3" w14:textId="77777777" w:rsidR="001F6B35" w:rsidRPr="00434A46" w:rsidRDefault="001F6B35" w:rsidP="001F6B35">
      <w:pPr>
        <w:widowControl/>
        <w:jc w:val="center"/>
        <w:rPr>
          <w:rFonts w:ascii="Verdana" w:eastAsia="宋体" w:hAnsi="Verdana" w:cs="Tahoma"/>
          <w:b/>
          <w:bCs/>
          <w:color w:val="000000"/>
          <w:kern w:val="0"/>
          <w:sz w:val="24"/>
          <w:shd w:val="clear" w:color="auto" w:fill="FFFFFF"/>
          <w:rPrChange w:id="1122" w:author="Ruizi HAN (20125115)" w:date="2020-12-02T02:04:00Z">
            <w:rPr>
              <w:rFonts w:ascii="Verdana" w:eastAsia="宋体" w:hAnsi="Verdana" w:cs="Tahoma"/>
              <w:b/>
              <w:bCs/>
              <w:color w:val="000000"/>
              <w:kern w:val="0"/>
              <w:sz w:val="24"/>
              <w:shd w:val="clear" w:color="auto" w:fill="FFFFFF"/>
            </w:rPr>
          </w:rPrChange>
        </w:rPr>
      </w:pPr>
      <w:r w:rsidRPr="00434A46">
        <w:rPr>
          <w:rFonts w:ascii="Verdana" w:hAnsi="Verdana"/>
          <w:b/>
          <w:bCs/>
          <w:rPrChange w:id="1123" w:author="Ruizi HAN (20125115)" w:date="2020-12-02T02:04:00Z">
            <w:rPr>
              <w:b/>
              <w:bCs/>
            </w:rPr>
          </w:rPrChange>
        </w:rPr>
        <w:tab/>
      </w:r>
      <w:r w:rsidRPr="00434A46">
        <w:rPr>
          <w:rFonts w:ascii="Verdana" w:eastAsia="宋体" w:hAnsi="Verdana" w:cs="Tahoma"/>
          <w:b/>
          <w:bCs/>
          <w:color w:val="000000"/>
          <w:kern w:val="0"/>
          <w:sz w:val="24"/>
          <w:shd w:val="clear" w:color="auto" w:fill="FFFFFF"/>
        </w:rPr>
        <w:t>User demand questionnaire on the development of animation teaching software for sorting algorithm</w:t>
      </w:r>
    </w:p>
    <w:p w14:paraId="2A9168E9" w14:textId="77777777" w:rsidR="001F6B35" w:rsidRPr="00434A46" w:rsidRDefault="001F6B35" w:rsidP="001F6B35">
      <w:pPr>
        <w:widowControl/>
        <w:jc w:val="left"/>
        <w:rPr>
          <w:rFonts w:ascii="Verdana" w:eastAsia="宋体" w:hAnsi="Verdana" w:cs="Tahoma"/>
          <w:color w:val="000000"/>
          <w:kern w:val="0"/>
          <w:sz w:val="24"/>
          <w:shd w:val="clear" w:color="auto" w:fill="FFFFFF"/>
          <w:rPrChange w:id="1124" w:author="Ruizi HAN (20125115)" w:date="2020-12-02T02:04:00Z">
            <w:rPr>
              <w:rFonts w:ascii="Verdana" w:eastAsia="宋体" w:hAnsi="Verdana" w:cs="Tahoma"/>
              <w:color w:val="000000"/>
              <w:kern w:val="0"/>
              <w:sz w:val="24"/>
              <w:shd w:val="clear" w:color="auto" w:fill="FFFFFF"/>
            </w:rPr>
          </w:rPrChange>
        </w:rPr>
      </w:pPr>
    </w:p>
    <w:p w14:paraId="2772885D" w14:textId="77777777" w:rsidR="001F6B35" w:rsidRPr="00434A46" w:rsidRDefault="001F6B35" w:rsidP="001F6B35">
      <w:pPr>
        <w:widowControl/>
        <w:jc w:val="left"/>
        <w:rPr>
          <w:rFonts w:ascii="Verdana" w:eastAsia="宋体" w:hAnsi="Verdana" w:cs="Tahoma"/>
          <w:color w:val="000000"/>
          <w:kern w:val="0"/>
          <w:sz w:val="24"/>
          <w:rPrChange w:id="1125" w:author="Ruizi HAN (20125115)" w:date="2020-12-02T02:04:00Z">
            <w:rPr>
              <w:rFonts w:ascii="Verdana" w:eastAsia="宋体" w:hAnsi="Verdana" w:cs="Tahoma"/>
              <w:color w:val="000000"/>
              <w:kern w:val="0"/>
              <w:sz w:val="24"/>
            </w:rPr>
          </w:rPrChange>
        </w:rPr>
      </w:pPr>
      <w:r w:rsidRPr="00434A46">
        <w:rPr>
          <w:rFonts w:ascii="Verdana" w:eastAsia="宋体" w:hAnsi="Verdana" w:cs="Tahoma"/>
          <w:color w:val="000000"/>
          <w:kern w:val="0"/>
          <w:sz w:val="24"/>
          <w:shd w:val="clear" w:color="auto" w:fill="FFFFFF"/>
          <w:rPrChange w:id="1126" w:author="Ruizi HAN (20125115)" w:date="2020-12-02T02:04:00Z">
            <w:rPr>
              <w:rFonts w:ascii="Verdana" w:eastAsia="宋体" w:hAnsi="Verdana" w:cs="Tahoma"/>
              <w:color w:val="000000"/>
              <w:kern w:val="0"/>
              <w:sz w:val="24"/>
              <w:shd w:val="clear" w:color="auto" w:fill="FFFFFF"/>
            </w:rPr>
          </w:rPrChange>
        </w:rPr>
        <w:t>Our project aims to design a software which can help users who either have no experience in coding or know a little about sorting algorithms and their correctness. The basic feature of this software is clearly showing the swapping animation of sorting elements step by step. Users can also interact with the software to control the sorting process. Additionally, there different kinds of sorting algorithms provided, such as bubble sort, quick sort, merge sort, etc. As for more advanced modules we designed, we plan to focus on the correctness of sorting algorithms, demonstrating why a specific sorting algorithm is correct. Moreover, we plan to add some additional functions, which needs your help!</w:t>
      </w:r>
    </w:p>
    <w:p w14:paraId="6FE629D4" w14:textId="77777777" w:rsidR="001F6B35" w:rsidRPr="00434A46" w:rsidRDefault="001F6B35" w:rsidP="001F6B35">
      <w:pPr>
        <w:widowControl/>
        <w:jc w:val="left"/>
        <w:rPr>
          <w:rFonts w:ascii="Verdana" w:eastAsia="宋体" w:hAnsi="Verdana" w:cs="Tahoma"/>
          <w:color w:val="000000"/>
          <w:kern w:val="0"/>
          <w:sz w:val="24"/>
          <w:rPrChange w:id="1127" w:author="Ruizi HAN (20125115)" w:date="2020-12-02T02:04:00Z">
            <w:rPr>
              <w:rFonts w:ascii="Verdana" w:eastAsia="宋体" w:hAnsi="Verdana" w:cs="Tahoma"/>
              <w:color w:val="000000"/>
              <w:kern w:val="0"/>
              <w:sz w:val="24"/>
            </w:rPr>
          </w:rPrChange>
        </w:rPr>
      </w:pPr>
    </w:p>
    <w:p w14:paraId="6BDFA63F" w14:textId="77777777" w:rsidR="001F6B35" w:rsidRPr="00434A46" w:rsidRDefault="001F6B35" w:rsidP="001F6B35">
      <w:pPr>
        <w:widowControl/>
        <w:jc w:val="left"/>
        <w:rPr>
          <w:rFonts w:ascii="Verdana" w:eastAsia="宋体" w:hAnsi="Verdana" w:cs="Tahoma"/>
          <w:color w:val="000000"/>
          <w:kern w:val="0"/>
          <w:sz w:val="24"/>
          <w:shd w:val="clear" w:color="auto" w:fill="FFFFFF"/>
          <w:rPrChange w:id="1128" w:author="Ruizi HAN (20125115)" w:date="2020-12-02T02:04:00Z">
            <w:rPr>
              <w:rFonts w:ascii="Verdana" w:eastAsia="宋体" w:hAnsi="Verdana" w:cs="Tahoma"/>
              <w:color w:val="000000"/>
              <w:kern w:val="0"/>
              <w:sz w:val="24"/>
              <w:shd w:val="clear" w:color="auto" w:fill="FFFFFF"/>
            </w:rPr>
          </w:rPrChange>
        </w:rPr>
      </w:pPr>
      <w:r w:rsidRPr="00434A46">
        <w:rPr>
          <w:rFonts w:ascii="Verdana" w:eastAsia="宋体" w:hAnsi="Verdana" w:cs="Tahoma"/>
          <w:color w:val="000000"/>
          <w:kern w:val="0"/>
          <w:sz w:val="24"/>
          <w:shd w:val="clear" w:color="auto" w:fill="FFFFFF"/>
          <w:rPrChange w:id="1129" w:author="Ruizi HAN (20125115)" w:date="2020-12-02T02:04:00Z">
            <w:rPr>
              <w:rFonts w:ascii="Verdana" w:eastAsia="宋体" w:hAnsi="Verdana" w:cs="Tahoma"/>
              <w:color w:val="000000"/>
              <w:kern w:val="0"/>
              <w:sz w:val="24"/>
              <w:shd w:val="clear" w:color="auto" w:fill="FFFFFF"/>
            </w:rPr>
          </w:rPrChange>
        </w:rPr>
        <w:t>All information in this questionnaire is used for research and project development, and will not be disclosed, transmitted or used for other purposes. The filling time of the questionnaire would be no more than 2 minutes. Please answer those questions according to your actual ideas. Thank you!</w:t>
      </w:r>
    </w:p>
    <w:p w14:paraId="7DF99F04" w14:textId="77777777" w:rsidR="001F6B35" w:rsidRPr="00434A46" w:rsidRDefault="001F6B35" w:rsidP="001F6B35">
      <w:pPr>
        <w:widowControl/>
        <w:jc w:val="left"/>
        <w:rPr>
          <w:rFonts w:ascii="Verdana" w:eastAsia="宋体" w:hAnsi="Verdana" w:cs="Tahoma"/>
          <w:color w:val="000000"/>
          <w:kern w:val="0"/>
          <w:sz w:val="24"/>
          <w:shd w:val="clear" w:color="auto" w:fill="FFFFFF"/>
          <w:rPrChange w:id="1130" w:author="Ruizi HAN (20125115)" w:date="2020-12-02T02:04:00Z">
            <w:rPr>
              <w:rFonts w:ascii="Verdana" w:eastAsia="宋体" w:hAnsi="Verdana" w:cs="Tahoma"/>
              <w:color w:val="000000"/>
              <w:kern w:val="0"/>
              <w:sz w:val="24"/>
              <w:shd w:val="clear" w:color="auto" w:fill="FFFFFF"/>
            </w:rPr>
          </w:rPrChange>
        </w:rPr>
      </w:pPr>
    </w:p>
    <w:p w14:paraId="6C565E74" w14:textId="77777777" w:rsidR="001F6B35" w:rsidRPr="00434A46" w:rsidRDefault="001F6B35" w:rsidP="001F6B35">
      <w:pPr>
        <w:widowControl/>
        <w:jc w:val="left"/>
        <w:rPr>
          <w:rFonts w:ascii="Verdana" w:hAnsi="Verdana"/>
          <w:sz w:val="24"/>
          <w:rPrChange w:id="1131" w:author="Ruizi HAN (20125115)" w:date="2020-12-02T02:04:00Z">
            <w:rPr>
              <w:rFonts w:ascii="Verdana" w:hAnsi="Verdana"/>
              <w:sz w:val="24"/>
            </w:rPr>
          </w:rPrChange>
        </w:rPr>
      </w:pPr>
    </w:p>
    <w:p w14:paraId="487267AD" w14:textId="77777777" w:rsidR="001F6B35" w:rsidRPr="00434A46" w:rsidRDefault="001F6B35" w:rsidP="001F6B35">
      <w:pPr>
        <w:widowControl/>
        <w:jc w:val="left"/>
        <w:rPr>
          <w:rFonts w:ascii="Verdana" w:hAnsi="Verdana"/>
          <w:b/>
          <w:bCs/>
          <w:sz w:val="24"/>
          <w:rPrChange w:id="1132" w:author="Ruizi HAN (20125115)" w:date="2020-12-02T02:04:00Z">
            <w:rPr>
              <w:rFonts w:ascii="Verdana" w:hAnsi="Verdana"/>
              <w:b/>
              <w:bCs/>
              <w:sz w:val="24"/>
            </w:rPr>
          </w:rPrChange>
        </w:rPr>
      </w:pPr>
      <w:r w:rsidRPr="00434A46">
        <w:rPr>
          <w:rFonts w:ascii="Verdana" w:hAnsi="Verdana"/>
          <w:sz w:val="24"/>
          <w:rPrChange w:id="1133" w:author="Ruizi HAN (20125115)" w:date="2020-12-02T02:04:00Z">
            <w:rPr>
              <w:rFonts w:ascii="Verdana" w:hAnsi="Verdana"/>
              <w:sz w:val="24"/>
            </w:rPr>
          </w:rPrChange>
        </w:rPr>
        <w:t xml:space="preserve">(1) </w:t>
      </w:r>
      <w:r w:rsidRPr="00434A46">
        <w:rPr>
          <w:rFonts w:ascii="Verdana" w:hAnsi="Verdana"/>
          <w:b/>
          <w:bCs/>
          <w:sz w:val="24"/>
          <w:rPrChange w:id="1134" w:author="Ruizi HAN (20125115)" w:date="2020-12-02T02:04:00Z">
            <w:rPr>
              <w:rFonts w:ascii="Verdana" w:hAnsi="Verdana"/>
              <w:b/>
              <w:bCs/>
              <w:sz w:val="24"/>
            </w:rPr>
          </w:rPrChange>
        </w:rPr>
        <w:t>What is your gender?</w:t>
      </w:r>
    </w:p>
    <w:p w14:paraId="68002219" w14:textId="77777777" w:rsidR="001F6B35" w:rsidRPr="00434A46" w:rsidRDefault="001F6B35" w:rsidP="001F6B35">
      <w:pPr>
        <w:pStyle w:val="a3"/>
        <w:widowControl/>
        <w:numPr>
          <w:ilvl w:val="0"/>
          <w:numId w:val="7"/>
        </w:numPr>
        <w:ind w:firstLineChars="0"/>
        <w:jc w:val="left"/>
        <w:rPr>
          <w:rFonts w:ascii="Verdana" w:hAnsi="Verdana"/>
          <w:sz w:val="24"/>
          <w:rPrChange w:id="1135" w:author="Ruizi HAN (20125115)" w:date="2020-12-02T02:04:00Z">
            <w:rPr>
              <w:rFonts w:ascii="Verdana" w:hAnsi="Verdana"/>
              <w:sz w:val="24"/>
            </w:rPr>
          </w:rPrChange>
        </w:rPr>
      </w:pPr>
      <w:r w:rsidRPr="00434A46">
        <w:rPr>
          <w:rFonts w:ascii="Verdana" w:hAnsi="Verdana"/>
          <w:sz w:val="24"/>
          <w:rPrChange w:id="1136" w:author="Ruizi HAN (20125115)" w:date="2020-12-02T02:04:00Z">
            <w:rPr>
              <w:rFonts w:ascii="Verdana" w:hAnsi="Verdana"/>
              <w:sz w:val="24"/>
            </w:rPr>
          </w:rPrChange>
        </w:rPr>
        <w:t>Female</w:t>
      </w:r>
    </w:p>
    <w:p w14:paraId="68291982" w14:textId="77777777" w:rsidR="001F6B35" w:rsidRPr="00434A46" w:rsidRDefault="001F6B35" w:rsidP="001F6B35">
      <w:pPr>
        <w:pStyle w:val="a3"/>
        <w:widowControl/>
        <w:numPr>
          <w:ilvl w:val="0"/>
          <w:numId w:val="7"/>
        </w:numPr>
        <w:ind w:firstLineChars="0"/>
        <w:jc w:val="left"/>
        <w:rPr>
          <w:rFonts w:ascii="Verdana" w:hAnsi="Verdana"/>
          <w:sz w:val="24"/>
          <w:rPrChange w:id="1137" w:author="Ruizi HAN (20125115)" w:date="2020-12-02T02:04:00Z">
            <w:rPr>
              <w:rFonts w:ascii="Verdana" w:hAnsi="Verdana"/>
              <w:sz w:val="24"/>
            </w:rPr>
          </w:rPrChange>
        </w:rPr>
      </w:pPr>
      <w:r w:rsidRPr="00434A46">
        <w:rPr>
          <w:rFonts w:ascii="Verdana" w:hAnsi="Verdana"/>
          <w:sz w:val="24"/>
          <w:rPrChange w:id="1138" w:author="Ruizi HAN (20125115)" w:date="2020-12-02T02:04:00Z">
            <w:rPr>
              <w:rFonts w:ascii="Verdana" w:hAnsi="Verdana"/>
              <w:sz w:val="24"/>
            </w:rPr>
          </w:rPrChange>
        </w:rPr>
        <w:t>Male</w:t>
      </w:r>
    </w:p>
    <w:p w14:paraId="0BC476CF" w14:textId="77777777" w:rsidR="001F6B35" w:rsidRPr="00434A46" w:rsidRDefault="001F6B35" w:rsidP="001F6B35">
      <w:pPr>
        <w:pStyle w:val="a3"/>
        <w:widowControl/>
        <w:numPr>
          <w:ilvl w:val="0"/>
          <w:numId w:val="7"/>
        </w:numPr>
        <w:ind w:firstLineChars="0"/>
        <w:jc w:val="left"/>
        <w:rPr>
          <w:rFonts w:ascii="Verdana" w:hAnsi="Verdana"/>
          <w:sz w:val="24"/>
          <w:rPrChange w:id="1139" w:author="Ruizi HAN (20125115)" w:date="2020-12-02T02:04:00Z">
            <w:rPr>
              <w:rFonts w:ascii="Verdana" w:hAnsi="Verdana"/>
              <w:sz w:val="24"/>
            </w:rPr>
          </w:rPrChange>
        </w:rPr>
      </w:pPr>
      <w:r w:rsidRPr="00434A46">
        <w:rPr>
          <w:rFonts w:ascii="Verdana" w:hAnsi="Verdana"/>
          <w:sz w:val="24"/>
          <w:rPrChange w:id="1140" w:author="Ruizi HAN (20125115)" w:date="2020-12-02T02:04:00Z">
            <w:rPr>
              <w:rFonts w:ascii="Verdana" w:hAnsi="Verdana"/>
              <w:sz w:val="24"/>
            </w:rPr>
          </w:rPrChange>
        </w:rPr>
        <w:t>Uncertain</w:t>
      </w:r>
    </w:p>
    <w:p w14:paraId="0B0E89DE" w14:textId="77777777" w:rsidR="001F6B35" w:rsidRPr="00434A46" w:rsidRDefault="001F6B35" w:rsidP="001F6B35">
      <w:pPr>
        <w:widowControl/>
        <w:jc w:val="left"/>
        <w:rPr>
          <w:rFonts w:ascii="Verdana" w:hAnsi="Verdana"/>
          <w:sz w:val="24"/>
          <w:rPrChange w:id="1141" w:author="Ruizi HAN (20125115)" w:date="2020-12-02T02:04:00Z">
            <w:rPr>
              <w:rFonts w:ascii="Verdana" w:hAnsi="Verdana"/>
              <w:sz w:val="24"/>
            </w:rPr>
          </w:rPrChange>
        </w:rPr>
      </w:pPr>
    </w:p>
    <w:p w14:paraId="47CBB2A2" w14:textId="77777777" w:rsidR="001F6B35" w:rsidRPr="00434A46" w:rsidRDefault="001F6B35" w:rsidP="001F6B35">
      <w:pPr>
        <w:widowControl/>
        <w:jc w:val="left"/>
        <w:rPr>
          <w:rFonts w:ascii="Verdana" w:hAnsi="Verdana"/>
          <w:b/>
          <w:bCs/>
          <w:sz w:val="24"/>
          <w:rPrChange w:id="1142" w:author="Ruizi HAN (20125115)" w:date="2020-12-02T02:04:00Z">
            <w:rPr>
              <w:rFonts w:ascii="Verdana" w:hAnsi="Verdana"/>
              <w:b/>
              <w:bCs/>
              <w:sz w:val="24"/>
            </w:rPr>
          </w:rPrChange>
        </w:rPr>
      </w:pPr>
      <w:r w:rsidRPr="00434A46">
        <w:rPr>
          <w:rFonts w:ascii="Verdana" w:hAnsi="Verdana"/>
          <w:sz w:val="24"/>
          <w:rPrChange w:id="1143" w:author="Ruizi HAN (20125115)" w:date="2020-12-02T02:04:00Z">
            <w:rPr>
              <w:rFonts w:ascii="Verdana" w:hAnsi="Verdana"/>
              <w:sz w:val="24"/>
            </w:rPr>
          </w:rPrChange>
        </w:rPr>
        <w:t xml:space="preserve">(2) </w:t>
      </w:r>
      <w:r w:rsidRPr="00434A46">
        <w:rPr>
          <w:rFonts w:ascii="Verdana" w:hAnsi="Verdana"/>
          <w:b/>
          <w:bCs/>
          <w:sz w:val="24"/>
          <w:rPrChange w:id="1144" w:author="Ruizi HAN (20125115)" w:date="2020-12-02T02:04:00Z">
            <w:rPr>
              <w:rFonts w:ascii="Verdana" w:hAnsi="Verdana"/>
              <w:b/>
              <w:bCs/>
              <w:sz w:val="24"/>
            </w:rPr>
          </w:rPrChange>
        </w:rPr>
        <w:t>What year are you in?</w:t>
      </w:r>
    </w:p>
    <w:p w14:paraId="6C90D866" w14:textId="77777777" w:rsidR="001F6B35" w:rsidRPr="00434A46" w:rsidRDefault="001F6B35" w:rsidP="001F6B35">
      <w:pPr>
        <w:pStyle w:val="a3"/>
        <w:widowControl/>
        <w:numPr>
          <w:ilvl w:val="0"/>
          <w:numId w:val="8"/>
        </w:numPr>
        <w:ind w:firstLineChars="0"/>
        <w:jc w:val="left"/>
        <w:rPr>
          <w:rFonts w:ascii="Verdana" w:hAnsi="Verdana"/>
          <w:sz w:val="24"/>
          <w:rPrChange w:id="1145" w:author="Ruizi HAN (20125115)" w:date="2020-12-02T02:04:00Z">
            <w:rPr>
              <w:rFonts w:ascii="Verdana" w:hAnsi="Verdana"/>
              <w:sz w:val="24"/>
            </w:rPr>
          </w:rPrChange>
        </w:rPr>
      </w:pPr>
      <w:r w:rsidRPr="00434A46">
        <w:rPr>
          <w:rFonts w:ascii="Verdana" w:hAnsi="Verdana"/>
          <w:sz w:val="24"/>
          <w:rPrChange w:id="1146" w:author="Ruizi HAN (20125115)" w:date="2020-12-02T02:04:00Z">
            <w:rPr>
              <w:rFonts w:ascii="Verdana" w:hAnsi="Verdana"/>
              <w:sz w:val="24"/>
            </w:rPr>
          </w:rPrChange>
        </w:rPr>
        <w:t>Year 1</w:t>
      </w:r>
    </w:p>
    <w:p w14:paraId="0BCAC24F" w14:textId="77777777" w:rsidR="001F6B35" w:rsidRPr="00434A46" w:rsidRDefault="001F6B35" w:rsidP="001F6B35">
      <w:pPr>
        <w:pStyle w:val="a3"/>
        <w:widowControl/>
        <w:numPr>
          <w:ilvl w:val="0"/>
          <w:numId w:val="8"/>
        </w:numPr>
        <w:ind w:firstLineChars="0"/>
        <w:jc w:val="left"/>
        <w:rPr>
          <w:rFonts w:ascii="Verdana" w:hAnsi="Verdana"/>
          <w:sz w:val="24"/>
          <w:rPrChange w:id="1147" w:author="Ruizi HAN (20125115)" w:date="2020-12-02T02:04:00Z">
            <w:rPr>
              <w:rFonts w:ascii="Verdana" w:hAnsi="Verdana"/>
              <w:sz w:val="24"/>
            </w:rPr>
          </w:rPrChange>
        </w:rPr>
      </w:pPr>
      <w:r w:rsidRPr="00434A46">
        <w:rPr>
          <w:rFonts w:ascii="Verdana" w:hAnsi="Verdana"/>
          <w:sz w:val="24"/>
          <w:rPrChange w:id="1148" w:author="Ruizi HAN (20125115)" w:date="2020-12-02T02:04:00Z">
            <w:rPr>
              <w:rFonts w:ascii="Verdana" w:hAnsi="Verdana"/>
              <w:sz w:val="24"/>
            </w:rPr>
          </w:rPrChange>
        </w:rPr>
        <w:t>Year 2</w:t>
      </w:r>
    </w:p>
    <w:p w14:paraId="7C8D10E9" w14:textId="77777777" w:rsidR="001F6B35" w:rsidRPr="00434A46" w:rsidRDefault="001F6B35" w:rsidP="001F6B35">
      <w:pPr>
        <w:pStyle w:val="a3"/>
        <w:widowControl/>
        <w:numPr>
          <w:ilvl w:val="0"/>
          <w:numId w:val="8"/>
        </w:numPr>
        <w:ind w:firstLineChars="0"/>
        <w:jc w:val="left"/>
        <w:rPr>
          <w:rFonts w:ascii="Verdana" w:hAnsi="Verdana"/>
          <w:sz w:val="24"/>
          <w:rPrChange w:id="1149" w:author="Ruizi HAN (20125115)" w:date="2020-12-02T02:04:00Z">
            <w:rPr>
              <w:rFonts w:ascii="Verdana" w:hAnsi="Verdana"/>
              <w:sz w:val="24"/>
            </w:rPr>
          </w:rPrChange>
        </w:rPr>
      </w:pPr>
      <w:r w:rsidRPr="00434A46">
        <w:rPr>
          <w:rFonts w:ascii="Verdana" w:hAnsi="Verdana"/>
          <w:sz w:val="24"/>
          <w:rPrChange w:id="1150" w:author="Ruizi HAN (20125115)" w:date="2020-12-02T02:04:00Z">
            <w:rPr>
              <w:rFonts w:ascii="Verdana" w:hAnsi="Verdana"/>
              <w:sz w:val="24"/>
            </w:rPr>
          </w:rPrChange>
        </w:rPr>
        <w:t>Year 3</w:t>
      </w:r>
    </w:p>
    <w:p w14:paraId="4ACEAE09" w14:textId="77777777" w:rsidR="001F6B35" w:rsidRPr="00434A46" w:rsidRDefault="001F6B35" w:rsidP="001F6B35">
      <w:pPr>
        <w:pStyle w:val="a3"/>
        <w:widowControl/>
        <w:numPr>
          <w:ilvl w:val="0"/>
          <w:numId w:val="8"/>
        </w:numPr>
        <w:ind w:firstLineChars="0"/>
        <w:jc w:val="left"/>
        <w:rPr>
          <w:rFonts w:ascii="Verdana" w:hAnsi="Verdana"/>
          <w:sz w:val="24"/>
          <w:rPrChange w:id="1151" w:author="Ruizi HAN (20125115)" w:date="2020-12-02T02:04:00Z">
            <w:rPr>
              <w:rFonts w:ascii="Verdana" w:hAnsi="Verdana"/>
              <w:sz w:val="24"/>
            </w:rPr>
          </w:rPrChange>
        </w:rPr>
      </w:pPr>
      <w:r w:rsidRPr="00434A46">
        <w:rPr>
          <w:rFonts w:ascii="Verdana" w:hAnsi="Verdana"/>
          <w:sz w:val="24"/>
          <w:rPrChange w:id="1152" w:author="Ruizi HAN (20125115)" w:date="2020-12-02T02:04:00Z">
            <w:rPr>
              <w:rFonts w:ascii="Verdana" w:hAnsi="Verdana"/>
              <w:sz w:val="24"/>
            </w:rPr>
          </w:rPrChange>
        </w:rPr>
        <w:t>Year 4</w:t>
      </w:r>
    </w:p>
    <w:p w14:paraId="75F75E9E" w14:textId="77777777" w:rsidR="001F6B35" w:rsidRPr="00434A46" w:rsidRDefault="001F6B35" w:rsidP="001F6B35">
      <w:pPr>
        <w:widowControl/>
        <w:jc w:val="left"/>
        <w:rPr>
          <w:rFonts w:ascii="Verdana" w:hAnsi="Verdana"/>
          <w:sz w:val="24"/>
          <w:rPrChange w:id="1153" w:author="Ruizi HAN (20125115)" w:date="2020-12-02T02:04:00Z">
            <w:rPr>
              <w:rFonts w:ascii="Verdana" w:hAnsi="Verdana"/>
              <w:sz w:val="24"/>
            </w:rPr>
          </w:rPrChange>
        </w:rPr>
      </w:pPr>
    </w:p>
    <w:p w14:paraId="2DF5BAF3" w14:textId="77777777" w:rsidR="001F6B35" w:rsidRPr="00434A46" w:rsidRDefault="001F6B35" w:rsidP="001F6B35">
      <w:pPr>
        <w:widowControl/>
        <w:jc w:val="left"/>
        <w:rPr>
          <w:rFonts w:ascii="Verdana" w:hAnsi="Verdana"/>
          <w:b/>
          <w:bCs/>
          <w:sz w:val="24"/>
        </w:rPr>
      </w:pPr>
      <w:r w:rsidRPr="00434A46">
        <w:rPr>
          <w:rFonts w:ascii="Verdana" w:hAnsi="Verdana"/>
          <w:sz w:val="24"/>
          <w:rPrChange w:id="1154" w:author="Ruizi HAN (20125115)" w:date="2020-12-02T02:04:00Z">
            <w:rPr>
              <w:rFonts w:ascii="Verdana" w:hAnsi="Verdana"/>
              <w:sz w:val="24"/>
            </w:rPr>
          </w:rPrChange>
        </w:rPr>
        <w:t xml:space="preserve">(3) </w:t>
      </w:r>
      <w:r w:rsidRPr="00434A46">
        <w:rPr>
          <w:rFonts w:ascii="Verdana" w:hAnsi="Verdana"/>
          <w:b/>
          <w:bCs/>
          <w:sz w:val="24"/>
          <w:rPrChange w:id="1155" w:author="Ruizi HAN (20125115)" w:date="2020-12-02T02:04:00Z">
            <w:rPr>
              <w:rFonts w:ascii="Verdana" w:hAnsi="Verdana"/>
              <w:b/>
              <w:bCs/>
              <w:sz w:val="24"/>
            </w:rPr>
          </w:rPrChange>
        </w:rPr>
        <w:t>I learn algorithm</w:t>
      </w:r>
      <w:r w:rsidRPr="00434A46">
        <w:rPr>
          <w:rFonts w:ascii="Verdana" w:hAnsi="Verdana"/>
          <w:b/>
          <w:bCs/>
          <w:sz w:val="24"/>
          <w:rPrChange w:id="1156" w:author="Ruizi HAN (20125115)" w:date="2020-12-02T02:04:00Z">
            <w:rPr>
              <w:rFonts w:ascii="Verdana" w:hAnsi="Verdana" w:hint="eastAsia"/>
              <w:b/>
              <w:bCs/>
              <w:sz w:val="24"/>
            </w:rPr>
          </w:rPrChange>
        </w:rPr>
        <w:t>s</w:t>
      </w:r>
      <w:r w:rsidRPr="00434A46">
        <w:rPr>
          <w:rFonts w:ascii="Verdana" w:hAnsi="Verdana"/>
          <w:b/>
          <w:bCs/>
          <w:sz w:val="24"/>
        </w:rPr>
        <w:t xml:space="preserve"> because of:</w:t>
      </w:r>
    </w:p>
    <w:p w14:paraId="4711D751" w14:textId="77777777" w:rsidR="001F6B35" w:rsidRPr="00434A46" w:rsidRDefault="001F6B35" w:rsidP="001F6B35">
      <w:pPr>
        <w:pStyle w:val="a3"/>
        <w:widowControl/>
        <w:numPr>
          <w:ilvl w:val="0"/>
          <w:numId w:val="9"/>
        </w:numPr>
        <w:ind w:firstLineChars="0"/>
        <w:jc w:val="left"/>
        <w:rPr>
          <w:rFonts w:ascii="Verdana" w:hAnsi="Verdana"/>
          <w:sz w:val="24"/>
          <w:rPrChange w:id="1157" w:author="Ruizi HAN (20125115)" w:date="2020-12-02T02:04:00Z">
            <w:rPr>
              <w:rFonts w:ascii="Verdana" w:hAnsi="Verdana"/>
              <w:sz w:val="24"/>
            </w:rPr>
          </w:rPrChange>
        </w:rPr>
      </w:pPr>
      <w:r w:rsidRPr="00434A46">
        <w:rPr>
          <w:rFonts w:ascii="Verdana" w:hAnsi="Verdana"/>
          <w:sz w:val="24"/>
          <w:rPrChange w:id="1158" w:author="Ruizi HAN (20125115)" w:date="2020-12-02T02:04:00Z">
            <w:rPr>
              <w:rFonts w:ascii="Verdana" w:hAnsi="Verdana"/>
              <w:sz w:val="24"/>
            </w:rPr>
          </w:rPrChange>
        </w:rPr>
        <w:t>My interest (not examination-oriented)</w:t>
      </w:r>
    </w:p>
    <w:p w14:paraId="127E0C81" w14:textId="77777777" w:rsidR="001F6B35" w:rsidRPr="00434A46" w:rsidRDefault="001F6B35" w:rsidP="001F6B35">
      <w:pPr>
        <w:pStyle w:val="a3"/>
        <w:widowControl/>
        <w:numPr>
          <w:ilvl w:val="0"/>
          <w:numId w:val="9"/>
        </w:numPr>
        <w:ind w:firstLineChars="0"/>
        <w:jc w:val="left"/>
        <w:rPr>
          <w:rFonts w:ascii="Verdana" w:hAnsi="Verdana"/>
          <w:sz w:val="24"/>
          <w:rPrChange w:id="1159" w:author="Ruizi HAN (20125115)" w:date="2020-12-02T02:04:00Z">
            <w:rPr>
              <w:rFonts w:ascii="Verdana" w:hAnsi="Verdana"/>
              <w:sz w:val="24"/>
            </w:rPr>
          </w:rPrChange>
        </w:rPr>
      </w:pPr>
      <w:r w:rsidRPr="00434A46">
        <w:rPr>
          <w:rFonts w:ascii="Verdana" w:hAnsi="Verdana"/>
          <w:sz w:val="24"/>
          <w:rPrChange w:id="1160" w:author="Ruizi HAN (20125115)" w:date="2020-12-02T02:04:00Z">
            <w:rPr>
              <w:rFonts w:ascii="Verdana" w:hAnsi="Verdana"/>
              <w:sz w:val="24"/>
            </w:rPr>
          </w:rPrChange>
        </w:rPr>
        <w:t>Academic requirements (examination-oriented)</w:t>
      </w:r>
    </w:p>
    <w:p w14:paraId="08B26EAF" w14:textId="77777777" w:rsidR="001F6B35" w:rsidRPr="00434A46" w:rsidRDefault="001F6B35" w:rsidP="001F6B35">
      <w:pPr>
        <w:pStyle w:val="a3"/>
        <w:widowControl/>
        <w:numPr>
          <w:ilvl w:val="0"/>
          <w:numId w:val="9"/>
        </w:numPr>
        <w:ind w:firstLineChars="0"/>
        <w:jc w:val="left"/>
        <w:rPr>
          <w:rFonts w:ascii="Verdana" w:hAnsi="Verdana"/>
          <w:sz w:val="24"/>
          <w:rPrChange w:id="1161" w:author="Ruizi HAN (20125115)" w:date="2020-12-02T02:04:00Z">
            <w:rPr>
              <w:rFonts w:ascii="Verdana" w:hAnsi="Verdana"/>
              <w:sz w:val="24"/>
            </w:rPr>
          </w:rPrChange>
        </w:rPr>
      </w:pPr>
      <w:r w:rsidRPr="00434A46">
        <w:rPr>
          <w:rFonts w:ascii="Verdana" w:hAnsi="Verdana"/>
          <w:sz w:val="24"/>
          <w:rPrChange w:id="1162" w:author="Ruizi HAN (20125115)" w:date="2020-12-02T02:04:00Z">
            <w:rPr>
              <w:rFonts w:ascii="Verdana" w:hAnsi="Verdana"/>
              <w:sz w:val="24"/>
            </w:rPr>
          </w:rPrChange>
        </w:rPr>
        <w:t>Both</w:t>
      </w:r>
    </w:p>
    <w:p w14:paraId="404CDD6E" w14:textId="77777777" w:rsidR="001F6B35" w:rsidRPr="00434A46" w:rsidRDefault="001F6B35" w:rsidP="001F6B35">
      <w:pPr>
        <w:widowControl/>
        <w:jc w:val="left"/>
        <w:rPr>
          <w:rFonts w:ascii="Verdana" w:hAnsi="Verdana"/>
          <w:sz w:val="24"/>
          <w:rPrChange w:id="1163" w:author="Ruizi HAN (20125115)" w:date="2020-12-02T02:04:00Z">
            <w:rPr>
              <w:rFonts w:ascii="Verdana" w:hAnsi="Verdana"/>
              <w:sz w:val="24"/>
            </w:rPr>
          </w:rPrChange>
        </w:rPr>
      </w:pPr>
    </w:p>
    <w:p w14:paraId="5FD7A518" w14:textId="77777777" w:rsidR="001F6B35" w:rsidRPr="00434A46" w:rsidRDefault="001F6B35" w:rsidP="001F6B35">
      <w:pPr>
        <w:widowControl/>
        <w:jc w:val="left"/>
        <w:rPr>
          <w:rFonts w:ascii="Verdana" w:hAnsi="Verdana"/>
          <w:sz w:val="24"/>
          <w:rPrChange w:id="1164" w:author="Ruizi HAN (20125115)" w:date="2020-12-02T02:04:00Z">
            <w:rPr>
              <w:rFonts w:ascii="Verdana" w:hAnsi="Verdana"/>
              <w:sz w:val="24"/>
            </w:rPr>
          </w:rPrChange>
        </w:rPr>
      </w:pPr>
      <w:r w:rsidRPr="00434A46">
        <w:rPr>
          <w:rFonts w:ascii="Verdana" w:hAnsi="Verdana"/>
          <w:sz w:val="24"/>
          <w:rPrChange w:id="1165" w:author="Ruizi HAN (20125115)" w:date="2020-12-02T02:04:00Z">
            <w:rPr>
              <w:rFonts w:ascii="Verdana" w:hAnsi="Verdana"/>
              <w:sz w:val="24"/>
            </w:rPr>
          </w:rPrChange>
        </w:rPr>
        <w:t xml:space="preserve">(4) </w:t>
      </w:r>
      <w:r w:rsidRPr="00434A46">
        <w:rPr>
          <w:rFonts w:ascii="Verdana" w:hAnsi="Verdana"/>
          <w:b/>
          <w:bCs/>
          <w:sz w:val="24"/>
          <w:rPrChange w:id="1166" w:author="Ruizi HAN (20125115)" w:date="2020-12-02T02:04:00Z">
            <w:rPr>
              <w:rFonts w:ascii="Verdana" w:hAnsi="Verdana"/>
              <w:b/>
              <w:bCs/>
              <w:sz w:val="24"/>
            </w:rPr>
          </w:rPrChange>
        </w:rPr>
        <w:t>How well do you know about sorting algorithms?</w:t>
      </w:r>
      <w:r w:rsidRPr="00434A46">
        <w:rPr>
          <w:rFonts w:ascii="Verdana" w:hAnsi="Verdana"/>
          <w:sz w:val="24"/>
          <w:rPrChange w:id="1167" w:author="Ruizi HAN (20125115)" w:date="2020-12-02T02:04:00Z">
            <w:rPr>
              <w:rFonts w:ascii="Verdana" w:hAnsi="Verdana"/>
              <w:sz w:val="24"/>
            </w:rPr>
          </w:rPrChange>
        </w:rPr>
        <w:t xml:space="preserve"> (The content of following questionnaire will be adjusted according to your answer)</w:t>
      </w:r>
    </w:p>
    <w:p w14:paraId="6EE56547" w14:textId="77777777" w:rsidR="001F6B35" w:rsidRPr="00434A46" w:rsidRDefault="001F6B35" w:rsidP="001F6B35">
      <w:pPr>
        <w:pStyle w:val="a3"/>
        <w:widowControl/>
        <w:numPr>
          <w:ilvl w:val="0"/>
          <w:numId w:val="10"/>
        </w:numPr>
        <w:ind w:firstLineChars="0"/>
        <w:jc w:val="left"/>
        <w:rPr>
          <w:rFonts w:ascii="Verdana" w:hAnsi="Verdana"/>
          <w:sz w:val="24"/>
          <w:rPrChange w:id="1168" w:author="Ruizi HAN (20125115)" w:date="2020-12-02T02:04:00Z">
            <w:rPr>
              <w:rFonts w:ascii="Verdana" w:hAnsi="Verdana"/>
              <w:sz w:val="24"/>
            </w:rPr>
          </w:rPrChange>
        </w:rPr>
      </w:pPr>
      <w:r w:rsidRPr="00434A46">
        <w:rPr>
          <w:rFonts w:ascii="Verdana" w:hAnsi="Verdana"/>
          <w:sz w:val="24"/>
          <w:rPrChange w:id="1169" w:author="Ruizi HAN (20125115)" w:date="2020-12-02T02:04:00Z">
            <w:rPr>
              <w:rFonts w:ascii="Verdana" w:hAnsi="Verdana"/>
              <w:sz w:val="24"/>
            </w:rPr>
          </w:rPrChange>
        </w:rPr>
        <w:t>I don’t know about it at all.</w:t>
      </w:r>
    </w:p>
    <w:p w14:paraId="716B53A5" w14:textId="77777777" w:rsidR="001F6B35" w:rsidRPr="00434A46" w:rsidRDefault="001F6B35" w:rsidP="001F6B35">
      <w:pPr>
        <w:pStyle w:val="a3"/>
        <w:widowControl/>
        <w:numPr>
          <w:ilvl w:val="0"/>
          <w:numId w:val="10"/>
        </w:numPr>
        <w:ind w:firstLineChars="0"/>
        <w:jc w:val="left"/>
        <w:rPr>
          <w:rFonts w:ascii="Verdana" w:hAnsi="Verdana"/>
          <w:sz w:val="24"/>
          <w:rPrChange w:id="1170" w:author="Ruizi HAN (20125115)" w:date="2020-12-02T02:04:00Z">
            <w:rPr>
              <w:rFonts w:ascii="Verdana" w:hAnsi="Verdana"/>
              <w:sz w:val="24"/>
            </w:rPr>
          </w:rPrChange>
        </w:rPr>
      </w:pPr>
      <w:r w:rsidRPr="00434A46">
        <w:rPr>
          <w:rFonts w:ascii="Verdana" w:hAnsi="Verdana"/>
          <w:sz w:val="24"/>
          <w:rPrChange w:id="1171" w:author="Ruizi HAN (20125115)" w:date="2020-12-02T02:04:00Z">
            <w:rPr>
              <w:rFonts w:ascii="Verdana" w:hAnsi="Verdana"/>
              <w:sz w:val="24"/>
            </w:rPr>
          </w:rPrChange>
        </w:rPr>
        <w:lastRenderedPageBreak/>
        <w:t>I have some relevant knowledge.</w:t>
      </w:r>
    </w:p>
    <w:p w14:paraId="3D74CEB6" w14:textId="77777777" w:rsidR="001F6B35" w:rsidRPr="00434A46" w:rsidRDefault="001F6B35" w:rsidP="001F6B35">
      <w:pPr>
        <w:pStyle w:val="a3"/>
        <w:widowControl/>
        <w:numPr>
          <w:ilvl w:val="0"/>
          <w:numId w:val="10"/>
        </w:numPr>
        <w:ind w:firstLineChars="0"/>
        <w:jc w:val="left"/>
        <w:rPr>
          <w:rFonts w:ascii="Verdana" w:hAnsi="Verdana"/>
          <w:sz w:val="24"/>
          <w:rPrChange w:id="1172" w:author="Ruizi HAN (20125115)" w:date="2020-12-02T02:04:00Z">
            <w:rPr>
              <w:rFonts w:ascii="Verdana" w:hAnsi="Verdana"/>
              <w:sz w:val="24"/>
            </w:rPr>
          </w:rPrChange>
        </w:rPr>
      </w:pPr>
      <w:r w:rsidRPr="00434A46">
        <w:rPr>
          <w:rFonts w:ascii="Verdana" w:hAnsi="Verdana"/>
          <w:sz w:val="24"/>
          <w:rPrChange w:id="1173" w:author="Ruizi HAN (20125115)" w:date="2020-12-02T02:04:00Z">
            <w:rPr>
              <w:rFonts w:ascii="Verdana" w:hAnsi="Verdana"/>
              <w:sz w:val="24"/>
            </w:rPr>
          </w:rPrChange>
        </w:rPr>
        <w:t>I understand the content well.</w:t>
      </w:r>
    </w:p>
    <w:p w14:paraId="315A67E2" w14:textId="452AFA01" w:rsidR="001F6B35" w:rsidRPr="00434A46" w:rsidRDefault="001F6B35" w:rsidP="00145A8F">
      <w:pPr>
        <w:rPr>
          <w:rFonts w:ascii="Verdana" w:hAnsi="Verdana"/>
          <w:b/>
          <w:bCs/>
          <w:rPrChange w:id="1174" w:author="Ruizi HAN (20125115)" w:date="2020-12-02T02:04:00Z">
            <w:rPr>
              <w:b/>
              <w:bCs/>
            </w:rPr>
          </w:rPrChange>
        </w:rPr>
      </w:pPr>
    </w:p>
    <w:p w14:paraId="75972488" w14:textId="77777777" w:rsidR="001F6B35" w:rsidRPr="00434A46" w:rsidRDefault="001F6B35" w:rsidP="001F6B35">
      <w:pPr>
        <w:widowControl/>
        <w:jc w:val="left"/>
        <w:rPr>
          <w:rFonts w:ascii="Verdana" w:eastAsia="宋体" w:hAnsi="Verdana" w:cs="宋体"/>
          <w:kern w:val="0"/>
          <w:sz w:val="24"/>
          <w:rPrChange w:id="1175" w:author="Ruizi HAN (20125115)" w:date="2020-12-02T02:04:00Z">
            <w:rPr>
              <w:rFonts w:ascii="Verdana" w:eastAsia="宋体" w:hAnsi="Verdana" w:cs="宋体"/>
              <w:kern w:val="0"/>
              <w:sz w:val="24"/>
            </w:rPr>
          </w:rPrChange>
        </w:rPr>
      </w:pPr>
      <w:r w:rsidRPr="00434A46">
        <w:rPr>
          <w:rFonts w:ascii="Verdana" w:eastAsia="宋体" w:hAnsi="Verdana" w:cs="Tahoma"/>
          <w:color w:val="000000"/>
          <w:kern w:val="0"/>
          <w:sz w:val="24"/>
          <w:shd w:val="clear" w:color="auto" w:fill="FFFFFF"/>
        </w:rPr>
        <w:t xml:space="preserve">(5) </w:t>
      </w:r>
      <w:r w:rsidRPr="00434A46">
        <w:rPr>
          <w:rFonts w:ascii="Verdana" w:eastAsia="宋体" w:hAnsi="Verdana" w:cs="Tahoma"/>
          <w:b/>
          <w:bCs/>
          <w:color w:val="000000"/>
          <w:kern w:val="0"/>
          <w:sz w:val="24"/>
          <w:shd w:val="clear" w:color="auto" w:fill="FFFFFF"/>
        </w:rPr>
        <w:t>In your opinion, a software which helps learn algorithm</w:t>
      </w:r>
      <w:r w:rsidRPr="00434A46">
        <w:rPr>
          <w:rFonts w:ascii="Verdana" w:eastAsia="宋体" w:hAnsi="Verdana" w:cs="Tahoma"/>
          <w:b/>
          <w:bCs/>
          <w:color w:val="000000"/>
          <w:kern w:val="0"/>
          <w:sz w:val="24"/>
          <w:shd w:val="clear" w:color="auto" w:fill="FFFFFF"/>
          <w:rPrChange w:id="1176" w:author="Ruizi HAN (20125115)" w:date="2020-12-02T02:04:00Z">
            <w:rPr>
              <w:rFonts w:ascii="Verdana" w:eastAsia="宋体" w:hAnsi="Verdana" w:cs="Tahoma" w:hint="eastAsia"/>
              <w:b/>
              <w:bCs/>
              <w:color w:val="000000"/>
              <w:kern w:val="0"/>
              <w:sz w:val="24"/>
              <w:shd w:val="clear" w:color="auto" w:fill="FFFFFF"/>
            </w:rPr>
          </w:rPrChange>
        </w:rPr>
        <w:t>s</w:t>
      </w:r>
      <w:r w:rsidRPr="00434A46">
        <w:rPr>
          <w:rFonts w:ascii="Verdana" w:eastAsia="宋体" w:hAnsi="Verdana" w:cs="Tahoma"/>
          <w:b/>
          <w:bCs/>
          <w:color w:val="000000"/>
          <w:kern w:val="0"/>
          <w:sz w:val="24"/>
          <w:shd w:val="clear" w:color="auto" w:fill="FFFFFF"/>
        </w:rPr>
        <w:t xml:space="preserve"> should more focus on:</w:t>
      </w:r>
      <w:r w:rsidRPr="00434A46">
        <w:rPr>
          <w:rFonts w:ascii="Verdana" w:eastAsia="宋体" w:hAnsi="Verdana" w:cs="Tahoma"/>
          <w:color w:val="000000"/>
          <w:kern w:val="0"/>
          <w:sz w:val="24"/>
          <w:shd w:val="clear" w:color="auto" w:fill="FFFFFF"/>
          <w:rPrChange w:id="1177" w:author="Ruizi HAN (20125115)" w:date="2020-12-02T02:04:00Z">
            <w:rPr>
              <w:rFonts w:ascii="Verdana" w:eastAsia="宋体" w:hAnsi="Verdana" w:cs="Tahoma"/>
              <w:color w:val="000000"/>
              <w:kern w:val="0"/>
              <w:sz w:val="24"/>
              <w:shd w:val="clear" w:color="auto" w:fill="FFFFFF"/>
            </w:rPr>
          </w:rPrChange>
        </w:rPr>
        <w:t> </w:t>
      </w:r>
    </w:p>
    <w:p w14:paraId="42617516" w14:textId="77777777" w:rsidR="001F6B35" w:rsidRPr="00434A46" w:rsidRDefault="001F6B35" w:rsidP="001F6B35">
      <w:pPr>
        <w:pStyle w:val="a3"/>
        <w:widowControl/>
        <w:numPr>
          <w:ilvl w:val="0"/>
          <w:numId w:val="11"/>
        </w:numPr>
        <w:ind w:firstLineChars="0"/>
        <w:jc w:val="left"/>
        <w:rPr>
          <w:rFonts w:ascii="Verdana" w:hAnsi="Verdana"/>
          <w:sz w:val="24"/>
          <w:rPrChange w:id="1178" w:author="Ruizi HAN (20125115)" w:date="2020-12-02T02:04:00Z">
            <w:rPr>
              <w:rFonts w:ascii="Verdana" w:hAnsi="Verdana"/>
              <w:sz w:val="24"/>
            </w:rPr>
          </w:rPrChange>
        </w:rPr>
      </w:pPr>
      <w:r w:rsidRPr="00434A46">
        <w:rPr>
          <w:rFonts w:ascii="Verdana" w:hAnsi="Verdana"/>
          <w:sz w:val="24"/>
          <w:rPrChange w:id="1179" w:author="Ruizi HAN (20125115)" w:date="2020-12-02T02:04:00Z">
            <w:rPr>
              <w:rFonts w:ascii="Verdana" w:hAnsi="Verdana"/>
              <w:sz w:val="24"/>
            </w:rPr>
          </w:rPrChange>
        </w:rPr>
        <w:t>Interesting</w:t>
      </w:r>
      <w:r w:rsidRPr="00434A46">
        <w:rPr>
          <w:rFonts w:ascii="Verdana" w:hAnsi="Verdana"/>
          <w:sz w:val="24"/>
          <w:rPrChange w:id="1180" w:author="Ruizi HAN (20125115)" w:date="2020-12-02T02:04:00Z">
            <w:rPr>
              <w:rFonts w:ascii="Verdana" w:hAnsi="Verdana" w:hint="eastAsia"/>
              <w:sz w:val="24"/>
            </w:rPr>
          </w:rPrChange>
        </w:rPr>
        <w:t>ness</w:t>
      </w:r>
      <w:r w:rsidRPr="00434A46">
        <w:rPr>
          <w:rFonts w:ascii="Verdana" w:hAnsi="Verdana"/>
          <w:sz w:val="24"/>
        </w:rPr>
        <w:t xml:space="preserve"> (have some characters of game, which is entertaining, with lively and attractive interface)</w:t>
      </w:r>
    </w:p>
    <w:p w14:paraId="2FD59440" w14:textId="77777777" w:rsidR="001F6B35" w:rsidRPr="00434A46" w:rsidRDefault="001F6B35" w:rsidP="001F6B35">
      <w:pPr>
        <w:pStyle w:val="a3"/>
        <w:widowControl/>
        <w:numPr>
          <w:ilvl w:val="0"/>
          <w:numId w:val="11"/>
        </w:numPr>
        <w:ind w:firstLineChars="0"/>
        <w:jc w:val="left"/>
        <w:rPr>
          <w:rFonts w:ascii="Verdana" w:hAnsi="Verdana"/>
          <w:sz w:val="24"/>
          <w:rPrChange w:id="1181" w:author="Ruizi HAN (20125115)" w:date="2020-12-02T02:04:00Z">
            <w:rPr>
              <w:rFonts w:ascii="Verdana" w:hAnsi="Verdana"/>
              <w:sz w:val="24"/>
            </w:rPr>
          </w:rPrChange>
        </w:rPr>
      </w:pPr>
      <w:r w:rsidRPr="00434A46">
        <w:rPr>
          <w:rFonts w:ascii="Verdana" w:hAnsi="Verdana"/>
          <w:sz w:val="24"/>
          <w:rPrChange w:id="1182" w:author="Ruizi HAN (20125115)" w:date="2020-12-02T02:04:00Z">
            <w:rPr>
              <w:rFonts w:ascii="Verdana" w:hAnsi="Verdana"/>
              <w:sz w:val="24"/>
            </w:rPr>
          </w:rPrChange>
        </w:rPr>
        <w:t xml:space="preserve">Functionality (concise interface, with learning function only) </w:t>
      </w:r>
    </w:p>
    <w:p w14:paraId="34819FFC" w14:textId="11246F70" w:rsidR="00145A8F" w:rsidRPr="00434A46" w:rsidRDefault="00145A8F" w:rsidP="00145A8F">
      <w:pPr>
        <w:rPr>
          <w:rFonts w:ascii="Verdana" w:hAnsi="Verdana"/>
          <w:rPrChange w:id="1183" w:author="Ruizi HAN (20125115)" w:date="2020-12-02T02:04:00Z">
            <w:rPr/>
          </w:rPrChange>
        </w:rPr>
      </w:pPr>
    </w:p>
    <w:p w14:paraId="0A4368FC" w14:textId="77777777" w:rsidR="001F6B35" w:rsidRPr="00434A46" w:rsidRDefault="001F6B35" w:rsidP="001F6B35">
      <w:pPr>
        <w:widowControl/>
        <w:jc w:val="left"/>
        <w:rPr>
          <w:rFonts w:ascii="Verdana" w:eastAsia="宋体" w:hAnsi="Verdana" w:cs="宋体"/>
          <w:b/>
          <w:bCs/>
          <w:kern w:val="0"/>
          <w:sz w:val="24"/>
          <w:rPrChange w:id="1184" w:author="Ruizi HAN (20125115)" w:date="2020-12-02T02:04:00Z">
            <w:rPr>
              <w:rFonts w:ascii="Verdana" w:eastAsia="宋体" w:hAnsi="Verdana" w:cs="宋体"/>
              <w:b/>
              <w:bCs/>
              <w:kern w:val="0"/>
              <w:sz w:val="24"/>
            </w:rPr>
          </w:rPrChange>
        </w:rPr>
      </w:pPr>
      <w:r w:rsidRPr="00434A46">
        <w:rPr>
          <w:rFonts w:ascii="Verdana" w:eastAsia="宋体" w:hAnsi="Verdana" w:cs="Tahoma"/>
          <w:color w:val="000000"/>
          <w:kern w:val="0"/>
          <w:sz w:val="24"/>
          <w:shd w:val="clear" w:color="auto" w:fill="FFFFFF"/>
        </w:rPr>
        <w:t xml:space="preserve">(6) </w:t>
      </w:r>
      <w:r w:rsidRPr="00434A46">
        <w:rPr>
          <w:rFonts w:ascii="Verdana" w:eastAsia="宋体" w:hAnsi="Verdana" w:cs="Tahoma"/>
          <w:b/>
          <w:bCs/>
          <w:color w:val="000000"/>
          <w:kern w:val="0"/>
          <w:sz w:val="24"/>
          <w:shd w:val="clear" w:color="auto" w:fill="FFFFFF"/>
        </w:rPr>
        <w:t>How much time are you willing to spend in learning with our software? </w:t>
      </w:r>
    </w:p>
    <w:p w14:paraId="571F301C" w14:textId="608D4AC1" w:rsidR="001F6B35" w:rsidRPr="00434A46" w:rsidRDefault="001F6B35" w:rsidP="001F6B35">
      <w:pPr>
        <w:pStyle w:val="a3"/>
        <w:widowControl/>
        <w:numPr>
          <w:ilvl w:val="0"/>
          <w:numId w:val="13"/>
        </w:numPr>
        <w:ind w:firstLineChars="0"/>
        <w:jc w:val="left"/>
        <w:rPr>
          <w:rFonts w:ascii="Verdana" w:hAnsi="Verdana"/>
          <w:sz w:val="24"/>
          <w:rPrChange w:id="1185" w:author="Ruizi HAN (20125115)" w:date="2020-12-02T02:04:00Z">
            <w:rPr>
              <w:rFonts w:ascii="Verdana" w:hAnsi="Verdana"/>
              <w:sz w:val="24"/>
            </w:rPr>
          </w:rPrChange>
        </w:rPr>
      </w:pPr>
      <w:r w:rsidRPr="00434A46">
        <w:rPr>
          <w:rFonts w:ascii="Verdana" w:hAnsi="Verdana"/>
          <w:sz w:val="24"/>
          <w:rPrChange w:id="1186" w:author="Ruizi HAN (20125115)" w:date="2020-12-02T02:04:00Z">
            <w:rPr>
              <w:rFonts w:ascii="Verdana" w:hAnsi="Verdana"/>
              <w:sz w:val="24"/>
            </w:rPr>
          </w:rPrChange>
        </w:rPr>
        <w:t>Less than 15 min</w:t>
      </w:r>
    </w:p>
    <w:p w14:paraId="62859496" w14:textId="77777777" w:rsidR="001F6B35" w:rsidRPr="00434A46" w:rsidRDefault="001F6B35" w:rsidP="001F6B35">
      <w:pPr>
        <w:pStyle w:val="a3"/>
        <w:widowControl/>
        <w:numPr>
          <w:ilvl w:val="0"/>
          <w:numId w:val="13"/>
        </w:numPr>
        <w:ind w:firstLineChars="0"/>
        <w:jc w:val="left"/>
        <w:rPr>
          <w:rFonts w:ascii="Verdana" w:hAnsi="Verdana"/>
          <w:sz w:val="24"/>
          <w:rPrChange w:id="1187" w:author="Ruizi HAN (20125115)" w:date="2020-12-02T02:04:00Z">
            <w:rPr>
              <w:rFonts w:ascii="Verdana" w:hAnsi="Verdana"/>
              <w:sz w:val="24"/>
            </w:rPr>
          </w:rPrChange>
        </w:rPr>
      </w:pPr>
      <w:r w:rsidRPr="00434A46">
        <w:rPr>
          <w:rFonts w:ascii="Verdana" w:hAnsi="Verdana"/>
          <w:sz w:val="24"/>
          <w:rPrChange w:id="1188" w:author="Ruizi HAN (20125115)" w:date="2020-12-02T02:04:00Z">
            <w:rPr>
              <w:rFonts w:ascii="Verdana" w:hAnsi="Verdana"/>
              <w:sz w:val="24"/>
            </w:rPr>
          </w:rPrChange>
        </w:rPr>
        <w:t>15 min ~ 30 min</w:t>
      </w:r>
    </w:p>
    <w:p w14:paraId="39A22658" w14:textId="77777777" w:rsidR="001F6B35" w:rsidRPr="00434A46" w:rsidRDefault="001F6B35" w:rsidP="001F6B35">
      <w:pPr>
        <w:pStyle w:val="a3"/>
        <w:widowControl/>
        <w:numPr>
          <w:ilvl w:val="0"/>
          <w:numId w:val="13"/>
        </w:numPr>
        <w:ind w:firstLineChars="0"/>
        <w:jc w:val="left"/>
        <w:rPr>
          <w:rFonts w:ascii="Verdana" w:hAnsi="Verdana"/>
          <w:sz w:val="24"/>
          <w:rPrChange w:id="1189" w:author="Ruizi HAN (20125115)" w:date="2020-12-02T02:04:00Z">
            <w:rPr>
              <w:rFonts w:ascii="Verdana" w:hAnsi="Verdana"/>
              <w:sz w:val="24"/>
            </w:rPr>
          </w:rPrChange>
        </w:rPr>
      </w:pPr>
      <w:r w:rsidRPr="00434A46">
        <w:rPr>
          <w:rFonts w:ascii="Verdana" w:hAnsi="Verdana"/>
          <w:sz w:val="24"/>
          <w:rPrChange w:id="1190" w:author="Ruizi HAN (20125115)" w:date="2020-12-02T02:04:00Z">
            <w:rPr>
              <w:rFonts w:ascii="Verdana" w:hAnsi="Verdana"/>
              <w:sz w:val="24"/>
            </w:rPr>
          </w:rPrChange>
        </w:rPr>
        <w:t>30 min ~ 60 min</w:t>
      </w:r>
    </w:p>
    <w:p w14:paraId="1CA5CE5F" w14:textId="77777777" w:rsidR="001F6B35" w:rsidRPr="00434A46" w:rsidRDefault="001F6B35" w:rsidP="001F6B35">
      <w:pPr>
        <w:pStyle w:val="a3"/>
        <w:widowControl/>
        <w:numPr>
          <w:ilvl w:val="0"/>
          <w:numId w:val="13"/>
        </w:numPr>
        <w:ind w:firstLineChars="0"/>
        <w:jc w:val="left"/>
        <w:rPr>
          <w:rFonts w:ascii="Verdana" w:hAnsi="Verdana"/>
          <w:sz w:val="24"/>
          <w:rPrChange w:id="1191" w:author="Ruizi HAN (20125115)" w:date="2020-12-02T02:04:00Z">
            <w:rPr>
              <w:rFonts w:ascii="Verdana" w:hAnsi="Verdana"/>
              <w:sz w:val="24"/>
            </w:rPr>
          </w:rPrChange>
        </w:rPr>
      </w:pPr>
      <w:r w:rsidRPr="00434A46">
        <w:rPr>
          <w:rFonts w:ascii="Verdana" w:hAnsi="Verdana"/>
          <w:sz w:val="24"/>
          <w:rPrChange w:id="1192" w:author="Ruizi HAN (20125115)" w:date="2020-12-02T02:04:00Z">
            <w:rPr>
              <w:rFonts w:ascii="Verdana" w:hAnsi="Verdana"/>
              <w:sz w:val="24"/>
            </w:rPr>
          </w:rPrChange>
        </w:rPr>
        <w:t>60 min ~ 120 min</w:t>
      </w:r>
    </w:p>
    <w:p w14:paraId="1FEAC22B" w14:textId="2779C759" w:rsidR="001F6B35" w:rsidRPr="00434A46" w:rsidRDefault="001F6B35" w:rsidP="001F6B35">
      <w:pPr>
        <w:pStyle w:val="a3"/>
        <w:widowControl/>
        <w:numPr>
          <w:ilvl w:val="0"/>
          <w:numId w:val="13"/>
        </w:numPr>
        <w:ind w:firstLineChars="0"/>
        <w:jc w:val="left"/>
        <w:rPr>
          <w:rFonts w:ascii="Verdana" w:hAnsi="Verdana"/>
          <w:sz w:val="24"/>
          <w:rPrChange w:id="1193" w:author="Ruizi HAN (20125115)" w:date="2020-12-02T02:04:00Z">
            <w:rPr>
              <w:rFonts w:ascii="Verdana" w:hAnsi="Verdana"/>
              <w:sz w:val="24"/>
            </w:rPr>
          </w:rPrChange>
        </w:rPr>
      </w:pPr>
      <w:r w:rsidRPr="00434A46">
        <w:rPr>
          <w:rFonts w:ascii="Verdana" w:hAnsi="Verdana"/>
          <w:sz w:val="24"/>
          <w:rPrChange w:id="1194" w:author="Ruizi HAN (20125115)" w:date="2020-12-02T02:04:00Z">
            <w:rPr>
              <w:rFonts w:ascii="Verdana" w:hAnsi="Verdana"/>
              <w:sz w:val="24"/>
            </w:rPr>
          </w:rPrChange>
        </w:rPr>
        <w:t>120 min or longer</w:t>
      </w:r>
    </w:p>
    <w:p w14:paraId="0C27B32E" w14:textId="77777777" w:rsidR="001F6B35" w:rsidRPr="00434A46" w:rsidRDefault="001F6B35" w:rsidP="001F6B35">
      <w:pPr>
        <w:widowControl/>
        <w:jc w:val="left"/>
        <w:rPr>
          <w:rFonts w:ascii="Verdana" w:hAnsi="Verdana"/>
          <w:sz w:val="24"/>
          <w:rPrChange w:id="1195" w:author="Ruizi HAN (20125115)" w:date="2020-12-02T02:04:00Z">
            <w:rPr>
              <w:rFonts w:ascii="Verdana" w:hAnsi="Verdana"/>
              <w:sz w:val="24"/>
            </w:rPr>
          </w:rPrChange>
        </w:rPr>
      </w:pPr>
    </w:p>
    <w:p w14:paraId="6A11B118" w14:textId="77777777" w:rsidR="001F6B35" w:rsidRPr="00434A46" w:rsidRDefault="001F6B35" w:rsidP="001F6B35">
      <w:pPr>
        <w:widowControl/>
        <w:jc w:val="left"/>
        <w:rPr>
          <w:rFonts w:ascii="Verdana" w:eastAsia="宋体" w:hAnsi="Verdana" w:cs="宋体"/>
          <w:b/>
          <w:bCs/>
          <w:kern w:val="0"/>
          <w:sz w:val="24"/>
          <w:rPrChange w:id="1196" w:author="Ruizi HAN (20125115)" w:date="2020-12-02T02:04:00Z">
            <w:rPr>
              <w:rFonts w:ascii="Verdana" w:eastAsia="宋体" w:hAnsi="Verdana" w:cs="宋体"/>
              <w:b/>
              <w:bCs/>
              <w:kern w:val="0"/>
              <w:sz w:val="24"/>
            </w:rPr>
          </w:rPrChange>
        </w:rPr>
      </w:pPr>
      <w:r w:rsidRPr="00434A46">
        <w:rPr>
          <w:rFonts w:ascii="Verdana" w:eastAsia="宋体" w:hAnsi="Verdana" w:cs="Tahoma"/>
          <w:color w:val="000000"/>
          <w:kern w:val="0"/>
          <w:sz w:val="24"/>
          <w:shd w:val="clear" w:color="auto" w:fill="FFFFFF"/>
          <w:rPrChange w:id="1197" w:author="Ruizi HAN (20125115)" w:date="2020-12-02T02:04:00Z">
            <w:rPr>
              <w:rFonts w:ascii="Verdana" w:eastAsia="宋体" w:hAnsi="Verdana" w:cs="Tahoma"/>
              <w:color w:val="000000"/>
              <w:kern w:val="0"/>
              <w:sz w:val="24"/>
              <w:shd w:val="clear" w:color="auto" w:fill="FFFFFF"/>
            </w:rPr>
          </w:rPrChange>
        </w:rPr>
        <w:t xml:space="preserve">(7) </w:t>
      </w:r>
      <w:r w:rsidRPr="00434A46">
        <w:rPr>
          <w:rFonts w:ascii="Verdana" w:eastAsia="宋体" w:hAnsi="Verdana" w:cs="Tahoma"/>
          <w:b/>
          <w:bCs/>
          <w:color w:val="000000"/>
          <w:kern w:val="0"/>
          <w:sz w:val="24"/>
          <w:shd w:val="clear" w:color="auto" w:fill="FFFFFF"/>
          <w:rPrChange w:id="1198" w:author="Ruizi HAN (20125115)" w:date="2020-12-02T02:04:00Z">
            <w:rPr>
              <w:rFonts w:ascii="Verdana" w:eastAsia="宋体" w:hAnsi="Verdana" w:cs="Tahoma"/>
              <w:b/>
              <w:bCs/>
              <w:color w:val="000000"/>
              <w:kern w:val="0"/>
              <w:sz w:val="24"/>
              <w:shd w:val="clear" w:color="auto" w:fill="FFFFFF"/>
            </w:rPr>
          </w:rPrChange>
        </w:rPr>
        <w:t xml:space="preserve">You learn algorithms or programming mainly through: </w:t>
      </w:r>
      <w:r w:rsidRPr="00434A46">
        <w:rPr>
          <w:rFonts w:ascii="Verdana" w:eastAsia="宋体" w:hAnsi="Verdana" w:cs="Tahoma"/>
          <w:color w:val="000000"/>
          <w:kern w:val="0"/>
          <w:sz w:val="24"/>
          <w:shd w:val="clear" w:color="auto" w:fill="FFFFFF"/>
          <w:rPrChange w:id="1199" w:author="Ruizi HAN (20125115)" w:date="2020-12-02T02:04:00Z">
            <w:rPr>
              <w:rFonts w:ascii="Verdana" w:eastAsia="宋体" w:hAnsi="Verdana" w:cs="Tahoma"/>
              <w:color w:val="000000"/>
              <w:kern w:val="0"/>
              <w:sz w:val="24"/>
              <w:shd w:val="clear" w:color="auto" w:fill="FFFFFF"/>
            </w:rPr>
          </w:rPrChange>
        </w:rPr>
        <w:t>(multi</w:t>
      </w:r>
      <w:r w:rsidRPr="00434A46">
        <w:rPr>
          <w:rFonts w:ascii="Verdana" w:eastAsia="宋体" w:hAnsi="Verdana" w:cs="Tahoma"/>
          <w:color w:val="000000"/>
          <w:kern w:val="0"/>
          <w:sz w:val="24"/>
          <w:shd w:val="clear" w:color="auto" w:fill="FFFFFF"/>
          <w:rPrChange w:id="1200" w:author="Ruizi HAN (20125115)" w:date="2020-12-02T02:04:00Z">
            <w:rPr>
              <w:rFonts w:ascii="Verdana" w:eastAsia="宋体" w:hAnsi="Verdana" w:cs="Tahoma" w:hint="eastAsia"/>
              <w:color w:val="000000"/>
              <w:kern w:val="0"/>
              <w:sz w:val="24"/>
              <w:shd w:val="clear" w:color="auto" w:fill="FFFFFF"/>
            </w:rPr>
          </w:rPrChange>
        </w:rPr>
        <w:t>ple-</w:t>
      </w:r>
      <w:r w:rsidRPr="00434A46">
        <w:rPr>
          <w:rFonts w:ascii="Verdana" w:eastAsia="宋体" w:hAnsi="Verdana" w:cs="Tahoma"/>
          <w:color w:val="000000"/>
          <w:kern w:val="0"/>
          <w:sz w:val="24"/>
          <w:shd w:val="clear" w:color="auto" w:fill="FFFFFF"/>
        </w:rPr>
        <w:t>choice)</w:t>
      </w:r>
    </w:p>
    <w:p w14:paraId="43C3C733" w14:textId="77777777" w:rsidR="001F6B35" w:rsidRPr="00434A46" w:rsidRDefault="001F6B35" w:rsidP="001F6B35">
      <w:pPr>
        <w:pStyle w:val="a3"/>
        <w:widowControl/>
        <w:numPr>
          <w:ilvl w:val="0"/>
          <w:numId w:val="14"/>
        </w:numPr>
        <w:ind w:firstLineChars="0"/>
        <w:jc w:val="left"/>
        <w:rPr>
          <w:rFonts w:ascii="Verdana" w:hAnsi="Verdana"/>
          <w:sz w:val="24"/>
          <w:rPrChange w:id="1201" w:author="Ruizi HAN (20125115)" w:date="2020-12-02T02:04:00Z">
            <w:rPr>
              <w:rFonts w:ascii="Verdana" w:hAnsi="Verdana"/>
              <w:sz w:val="24"/>
            </w:rPr>
          </w:rPrChange>
        </w:rPr>
      </w:pPr>
      <w:r w:rsidRPr="00434A46">
        <w:rPr>
          <w:rFonts w:ascii="Verdana" w:hAnsi="Verdana"/>
          <w:sz w:val="24"/>
          <w:rPrChange w:id="1202" w:author="Ruizi HAN (20125115)" w:date="2020-12-02T02:04:00Z">
            <w:rPr>
              <w:rFonts w:ascii="Verdana" w:hAnsi="Verdana"/>
              <w:sz w:val="24"/>
            </w:rPr>
          </w:rPrChange>
        </w:rPr>
        <w:t>Related courses in school</w:t>
      </w:r>
    </w:p>
    <w:p w14:paraId="48BDD56E" w14:textId="77777777" w:rsidR="001F6B35" w:rsidRPr="00434A46" w:rsidRDefault="001F6B35" w:rsidP="001F6B35">
      <w:pPr>
        <w:pStyle w:val="a3"/>
        <w:widowControl/>
        <w:numPr>
          <w:ilvl w:val="0"/>
          <w:numId w:val="14"/>
        </w:numPr>
        <w:ind w:firstLineChars="0"/>
        <w:jc w:val="left"/>
        <w:rPr>
          <w:rFonts w:ascii="Verdana" w:hAnsi="Verdana"/>
          <w:sz w:val="24"/>
          <w:rPrChange w:id="1203" w:author="Ruizi HAN (20125115)" w:date="2020-12-02T02:04:00Z">
            <w:rPr>
              <w:rFonts w:ascii="Verdana" w:hAnsi="Verdana"/>
              <w:sz w:val="24"/>
            </w:rPr>
          </w:rPrChange>
        </w:rPr>
      </w:pPr>
      <w:r w:rsidRPr="00434A46">
        <w:rPr>
          <w:rFonts w:ascii="Verdana" w:hAnsi="Verdana"/>
          <w:sz w:val="24"/>
          <w:rPrChange w:id="1204" w:author="Ruizi HAN (20125115)" w:date="2020-12-02T02:04:00Z">
            <w:rPr>
              <w:rFonts w:ascii="Verdana" w:hAnsi="Verdana"/>
              <w:sz w:val="24"/>
            </w:rPr>
          </w:rPrChange>
        </w:rPr>
        <w:t xml:space="preserve">Self-learning website or platform (e.g. rookie course, MOOC, Tencent class) </w:t>
      </w:r>
    </w:p>
    <w:p w14:paraId="35B1B800" w14:textId="77777777" w:rsidR="001F6B35" w:rsidRPr="00434A46" w:rsidRDefault="001F6B35" w:rsidP="001F6B35">
      <w:pPr>
        <w:pStyle w:val="a3"/>
        <w:widowControl/>
        <w:numPr>
          <w:ilvl w:val="0"/>
          <w:numId w:val="14"/>
        </w:numPr>
        <w:ind w:firstLineChars="0"/>
        <w:jc w:val="left"/>
        <w:rPr>
          <w:rFonts w:ascii="Verdana" w:hAnsi="Verdana"/>
          <w:sz w:val="24"/>
          <w:rPrChange w:id="1205" w:author="Ruizi HAN (20125115)" w:date="2020-12-02T02:04:00Z">
            <w:rPr>
              <w:rFonts w:ascii="Verdana" w:hAnsi="Verdana"/>
              <w:sz w:val="24"/>
            </w:rPr>
          </w:rPrChange>
        </w:rPr>
      </w:pPr>
      <w:proofErr w:type="spellStart"/>
      <w:r w:rsidRPr="00434A46">
        <w:rPr>
          <w:rFonts w:ascii="Verdana" w:hAnsi="Verdana"/>
          <w:sz w:val="24"/>
          <w:rPrChange w:id="1206" w:author="Ruizi HAN (20125115)" w:date="2020-12-02T02:04:00Z">
            <w:rPr>
              <w:rFonts w:ascii="Verdana" w:hAnsi="Verdana"/>
              <w:sz w:val="24"/>
            </w:rPr>
          </w:rPrChange>
        </w:rPr>
        <w:t>Bilibili</w:t>
      </w:r>
      <w:proofErr w:type="spellEnd"/>
    </w:p>
    <w:p w14:paraId="7DECA612" w14:textId="77777777" w:rsidR="001F6B35" w:rsidRPr="00434A46" w:rsidRDefault="001F6B35" w:rsidP="001F6B35">
      <w:pPr>
        <w:pStyle w:val="a3"/>
        <w:widowControl/>
        <w:numPr>
          <w:ilvl w:val="0"/>
          <w:numId w:val="14"/>
        </w:numPr>
        <w:ind w:firstLineChars="0"/>
        <w:jc w:val="left"/>
        <w:rPr>
          <w:rFonts w:ascii="Verdana" w:hAnsi="Verdana"/>
          <w:sz w:val="24"/>
          <w:rPrChange w:id="1207" w:author="Ruizi HAN (20125115)" w:date="2020-12-02T02:04:00Z">
            <w:rPr>
              <w:rFonts w:ascii="Verdana" w:hAnsi="Verdana"/>
              <w:sz w:val="24"/>
            </w:rPr>
          </w:rPrChange>
        </w:rPr>
      </w:pPr>
      <w:r w:rsidRPr="00434A46">
        <w:rPr>
          <w:rFonts w:ascii="Verdana" w:hAnsi="Verdana"/>
          <w:sz w:val="24"/>
          <w:rPrChange w:id="1208" w:author="Ruizi HAN (20125115)" w:date="2020-12-02T02:04:00Z">
            <w:rPr>
              <w:rFonts w:ascii="Verdana" w:hAnsi="Verdana"/>
              <w:sz w:val="24"/>
            </w:rPr>
          </w:rPrChange>
        </w:rPr>
        <w:t>Computer training institutions</w:t>
      </w:r>
    </w:p>
    <w:p w14:paraId="7AAC0B14" w14:textId="77777777" w:rsidR="001F6B35" w:rsidRPr="00434A46" w:rsidRDefault="001F6B35" w:rsidP="001F6B35">
      <w:pPr>
        <w:pStyle w:val="a3"/>
        <w:widowControl/>
        <w:numPr>
          <w:ilvl w:val="0"/>
          <w:numId w:val="14"/>
        </w:numPr>
        <w:ind w:firstLineChars="0"/>
        <w:jc w:val="left"/>
        <w:rPr>
          <w:rFonts w:ascii="Verdana" w:hAnsi="Verdana"/>
          <w:sz w:val="24"/>
          <w:rPrChange w:id="1209" w:author="Ruizi HAN (20125115)" w:date="2020-12-02T02:04:00Z">
            <w:rPr>
              <w:rFonts w:ascii="Verdana" w:hAnsi="Verdana"/>
              <w:sz w:val="24"/>
            </w:rPr>
          </w:rPrChange>
        </w:rPr>
      </w:pPr>
      <w:r w:rsidRPr="00434A46">
        <w:rPr>
          <w:rFonts w:ascii="Verdana" w:hAnsi="Verdana"/>
          <w:sz w:val="24"/>
          <w:rPrChange w:id="1210" w:author="Ruizi HAN (20125115)" w:date="2020-12-02T02:04:00Z">
            <w:rPr>
              <w:rFonts w:ascii="Verdana" w:hAnsi="Verdana"/>
              <w:sz w:val="24"/>
            </w:rPr>
          </w:rPrChange>
        </w:rPr>
        <w:t>Related forums (e.g. CSDN, Baidu Post Bar, etc.)</w:t>
      </w:r>
    </w:p>
    <w:p w14:paraId="3531F8ED" w14:textId="77777777" w:rsidR="001F6B35" w:rsidRPr="00434A46" w:rsidRDefault="001F6B35" w:rsidP="001F6B35">
      <w:pPr>
        <w:pStyle w:val="a3"/>
        <w:widowControl/>
        <w:numPr>
          <w:ilvl w:val="0"/>
          <w:numId w:val="14"/>
        </w:numPr>
        <w:ind w:firstLineChars="0"/>
        <w:jc w:val="left"/>
        <w:rPr>
          <w:rFonts w:ascii="Verdana" w:hAnsi="Verdana"/>
          <w:sz w:val="24"/>
          <w:rPrChange w:id="1211" w:author="Ruizi HAN (20125115)" w:date="2020-12-02T02:04:00Z">
            <w:rPr>
              <w:rFonts w:ascii="Verdana" w:hAnsi="Verdana"/>
              <w:sz w:val="24"/>
            </w:rPr>
          </w:rPrChange>
        </w:rPr>
      </w:pPr>
      <w:r w:rsidRPr="00434A46">
        <w:rPr>
          <w:rFonts w:ascii="Verdana" w:hAnsi="Verdana"/>
          <w:sz w:val="24"/>
          <w:rPrChange w:id="1212" w:author="Ruizi HAN (20125115)" w:date="2020-12-02T02:04:00Z">
            <w:rPr>
              <w:rFonts w:ascii="Verdana" w:hAnsi="Verdana"/>
              <w:sz w:val="24"/>
            </w:rPr>
          </w:rPrChange>
        </w:rPr>
        <w:t xml:space="preserve">Auxiliary learning software </w:t>
      </w:r>
    </w:p>
    <w:p w14:paraId="59275CE9" w14:textId="77777777" w:rsidR="001F6B35" w:rsidRPr="00434A46" w:rsidRDefault="001F6B35" w:rsidP="001F6B35">
      <w:pPr>
        <w:widowControl/>
        <w:jc w:val="left"/>
        <w:rPr>
          <w:rFonts w:ascii="Verdana" w:hAnsi="Verdana"/>
          <w:sz w:val="24"/>
          <w:u w:val="single"/>
        </w:rPr>
      </w:pPr>
      <w:r w:rsidRPr="00434A46">
        <w:rPr>
          <w:rFonts w:ascii="Verdana" w:hAnsi="Verdana"/>
          <w:sz w:val="24"/>
          <w:rPrChange w:id="1213" w:author="Ruizi HAN (20125115)" w:date="2020-12-02T02:04:00Z">
            <w:rPr>
              <w:rFonts w:ascii="Verdana" w:hAnsi="Verdana"/>
              <w:sz w:val="24"/>
            </w:rPr>
          </w:rPrChange>
        </w:rPr>
        <w:t>Other</w:t>
      </w:r>
      <w:r w:rsidRPr="00434A46">
        <w:rPr>
          <w:rFonts w:ascii="Verdana" w:hAnsi="Verdana"/>
          <w:sz w:val="24"/>
          <w:rPrChange w:id="1214" w:author="Ruizi HAN (20125115)" w:date="2020-12-02T02:04:00Z">
            <w:rPr>
              <w:rFonts w:ascii="Verdana" w:hAnsi="Verdana" w:hint="eastAsia"/>
              <w:sz w:val="24"/>
            </w:rPr>
          </w:rPrChange>
        </w:rPr>
        <w:t>:</w:t>
      </w:r>
      <w:r w:rsidRPr="00434A46">
        <w:rPr>
          <w:rFonts w:ascii="Verdana" w:hAnsi="Verdana"/>
          <w:sz w:val="24"/>
          <w:u w:val="single"/>
        </w:rPr>
        <w:t xml:space="preserve">                                </w:t>
      </w:r>
    </w:p>
    <w:p w14:paraId="5624350E" w14:textId="77777777" w:rsidR="001F6B35" w:rsidRPr="00434A46" w:rsidRDefault="001F6B35" w:rsidP="001F6B35">
      <w:pPr>
        <w:widowControl/>
        <w:jc w:val="left"/>
        <w:rPr>
          <w:rFonts w:ascii="Verdana" w:hAnsi="Verdana"/>
          <w:sz w:val="24"/>
          <w:rPrChange w:id="1215" w:author="Ruizi HAN (20125115)" w:date="2020-12-02T02:04:00Z">
            <w:rPr>
              <w:rFonts w:ascii="Verdana" w:hAnsi="Verdana"/>
              <w:sz w:val="24"/>
            </w:rPr>
          </w:rPrChange>
        </w:rPr>
      </w:pPr>
    </w:p>
    <w:p w14:paraId="46142ED4" w14:textId="77777777" w:rsidR="001F6B35" w:rsidRPr="00434A46" w:rsidRDefault="001F6B35" w:rsidP="001F6B35">
      <w:pPr>
        <w:widowControl/>
        <w:jc w:val="left"/>
        <w:rPr>
          <w:rFonts w:ascii="Verdana" w:hAnsi="Verdana"/>
          <w:sz w:val="24"/>
          <w:rPrChange w:id="1216" w:author="Ruizi HAN (20125115)" w:date="2020-12-02T02:04:00Z">
            <w:rPr>
              <w:rFonts w:ascii="Verdana" w:hAnsi="Verdana"/>
              <w:sz w:val="24"/>
            </w:rPr>
          </w:rPrChange>
        </w:rPr>
      </w:pPr>
      <w:r w:rsidRPr="00434A46">
        <w:rPr>
          <w:rFonts w:ascii="Verdana" w:hAnsi="Verdana"/>
          <w:sz w:val="24"/>
          <w:rPrChange w:id="1217" w:author="Ruizi HAN (20125115)" w:date="2020-12-02T02:04:00Z">
            <w:rPr>
              <w:rFonts w:ascii="Verdana" w:hAnsi="Verdana"/>
              <w:sz w:val="24"/>
            </w:rPr>
          </w:rPrChange>
        </w:rPr>
        <w:t xml:space="preserve">(8) </w:t>
      </w:r>
      <w:r w:rsidRPr="00434A46">
        <w:rPr>
          <w:rFonts w:ascii="Verdana" w:eastAsia="宋体" w:hAnsi="Verdana" w:cs="Tahoma"/>
          <w:b/>
          <w:bCs/>
          <w:color w:val="000000"/>
          <w:kern w:val="0"/>
          <w:sz w:val="24"/>
          <w:shd w:val="clear" w:color="auto" w:fill="FFFFFF"/>
          <w:rPrChange w:id="1218" w:author="Ruizi HAN (20125115)" w:date="2020-12-02T02:04:00Z">
            <w:rPr>
              <w:rFonts w:ascii="Verdana" w:eastAsia="宋体" w:hAnsi="Verdana" w:cs="Tahoma"/>
              <w:b/>
              <w:bCs/>
              <w:color w:val="000000"/>
              <w:kern w:val="0"/>
              <w:sz w:val="24"/>
              <w:shd w:val="clear" w:color="auto" w:fill="FFFFFF"/>
            </w:rPr>
          </w:rPrChange>
        </w:rPr>
        <w:t>Which platform do you prefer to use this software?</w:t>
      </w:r>
      <w:r w:rsidRPr="00434A46">
        <w:rPr>
          <w:rFonts w:ascii="Verdana" w:eastAsia="宋体" w:hAnsi="Verdana" w:cs="Tahoma"/>
          <w:color w:val="000000"/>
          <w:kern w:val="0"/>
          <w:sz w:val="24"/>
          <w:shd w:val="clear" w:color="auto" w:fill="FFFFFF"/>
          <w:rPrChange w:id="1219" w:author="Ruizi HAN (20125115)" w:date="2020-12-02T02:04:00Z">
            <w:rPr>
              <w:rFonts w:ascii="Verdana" w:eastAsia="宋体" w:hAnsi="Verdana" w:cs="Tahoma"/>
              <w:color w:val="000000"/>
              <w:kern w:val="0"/>
              <w:sz w:val="24"/>
              <w:shd w:val="clear" w:color="auto" w:fill="FFFFFF"/>
            </w:rPr>
          </w:rPrChange>
        </w:rPr>
        <w:t xml:space="preserve"> (</w:t>
      </w:r>
      <w:r w:rsidRPr="00434A46">
        <w:rPr>
          <w:rFonts w:ascii="Verdana" w:hAnsi="Verdana"/>
          <w:sz w:val="24"/>
          <w:rPrChange w:id="1220" w:author="Ruizi HAN (20125115)" w:date="2020-12-02T02:04:00Z">
            <w:rPr>
              <w:rFonts w:ascii="Verdana" w:hAnsi="Verdana"/>
              <w:sz w:val="24"/>
            </w:rPr>
          </w:rPrChange>
        </w:rPr>
        <w:t>Please sort the items,</w:t>
      </w:r>
      <w:r w:rsidRPr="00434A46">
        <w:rPr>
          <w:rFonts w:ascii="Verdana" w:eastAsia="宋体" w:hAnsi="Verdana" w:cs="Tahoma"/>
          <w:color w:val="000000"/>
          <w:kern w:val="0"/>
          <w:sz w:val="24"/>
          <w:shd w:val="clear" w:color="auto" w:fill="FFFFFF"/>
          <w:rPrChange w:id="1221" w:author="Ruizi HAN (20125115)" w:date="2020-12-02T02:04:00Z">
            <w:rPr>
              <w:rFonts w:ascii="Verdana" w:eastAsia="宋体" w:hAnsi="Verdana" w:cs="Tahoma"/>
              <w:color w:val="000000"/>
              <w:kern w:val="0"/>
              <w:sz w:val="24"/>
              <w:shd w:val="clear" w:color="auto" w:fill="FFFFFF"/>
            </w:rPr>
          </w:rPrChange>
        </w:rPr>
        <w:t xml:space="preserve"> </w:t>
      </w:r>
      <w:proofErr w:type="gramStart"/>
      <w:r w:rsidRPr="00434A46">
        <w:rPr>
          <w:rFonts w:ascii="Verdana" w:eastAsia="宋体" w:hAnsi="Verdana" w:cs="Tahoma"/>
          <w:color w:val="000000"/>
          <w:kern w:val="0"/>
          <w:sz w:val="24"/>
          <w:shd w:val="clear" w:color="auto" w:fill="FFFFFF"/>
          <w:rPrChange w:id="1222" w:author="Ruizi HAN (20125115)" w:date="2020-12-02T02:04:00Z">
            <w:rPr>
              <w:rFonts w:ascii="Verdana" w:eastAsia="宋体" w:hAnsi="Verdana" w:cs="Tahoma"/>
              <w:color w:val="000000"/>
              <w:kern w:val="0"/>
              <w:sz w:val="24"/>
              <w:shd w:val="clear" w:color="auto" w:fill="FFFFFF"/>
            </w:rPr>
          </w:rPrChange>
        </w:rPr>
        <w:t>e.g.</w:t>
      </w:r>
      <w:proofErr w:type="gramEnd"/>
      <w:r w:rsidRPr="00434A46">
        <w:rPr>
          <w:rFonts w:ascii="Verdana" w:eastAsia="宋体" w:hAnsi="Verdana" w:cs="Tahoma"/>
          <w:color w:val="000000"/>
          <w:kern w:val="0"/>
          <w:sz w:val="24"/>
          <w:shd w:val="clear" w:color="auto" w:fill="FFFFFF"/>
          <w:rPrChange w:id="1223" w:author="Ruizi HAN (20125115)" w:date="2020-12-02T02:04:00Z">
            <w:rPr>
              <w:rFonts w:ascii="Verdana" w:eastAsia="宋体" w:hAnsi="Verdana" w:cs="Tahoma"/>
              <w:color w:val="000000"/>
              <w:kern w:val="0"/>
              <w:sz w:val="24"/>
              <w:shd w:val="clear" w:color="auto" w:fill="FFFFFF"/>
            </w:rPr>
          </w:rPrChange>
        </w:rPr>
        <w:t xml:space="preserve"> like to use mobile terminal most, and computer terminal second, then: 1 mobile, 2 computer...) </w:t>
      </w:r>
    </w:p>
    <w:p w14:paraId="0F556591" w14:textId="77777777" w:rsidR="001F6B35" w:rsidRPr="00434A46" w:rsidRDefault="001F6B35" w:rsidP="001F6B35">
      <w:pPr>
        <w:pStyle w:val="a3"/>
        <w:widowControl/>
        <w:numPr>
          <w:ilvl w:val="0"/>
          <w:numId w:val="12"/>
        </w:numPr>
        <w:ind w:firstLineChars="0"/>
        <w:jc w:val="left"/>
        <w:rPr>
          <w:rFonts w:ascii="Verdana" w:eastAsia="宋体" w:hAnsi="Verdana" w:cs="宋体"/>
          <w:kern w:val="0"/>
          <w:sz w:val="24"/>
          <w:rPrChange w:id="1224"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25" w:author="Ruizi HAN (20125115)" w:date="2020-12-02T02:04:00Z">
            <w:rPr>
              <w:rFonts w:ascii="Verdana" w:eastAsia="宋体" w:hAnsi="Verdana" w:cs="宋体"/>
              <w:kern w:val="0"/>
              <w:sz w:val="24"/>
            </w:rPr>
          </w:rPrChange>
        </w:rPr>
        <w:t>PC/Mac (need to download and install)</w:t>
      </w:r>
    </w:p>
    <w:p w14:paraId="5A262A64" w14:textId="77777777" w:rsidR="001F6B35" w:rsidRPr="00434A46" w:rsidRDefault="001F6B35" w:rsidP="001F6B35">
      <w:pPr>
        <w:pStyle w:val="a3"/>
        <w:widowControl/>
        <w:numPr>
          <w:ilvl w:val="0"/>
          <w:numId w:val="12"/>
        </w:numPr>
        <w:ind w:firstLineChars="0"/>
        <w:jc w:val="left"/>
        <w:rPr>
          <w:rFonts w:ascii="Verdana" w:eastAsia="宋体" w:hAnsi="Verdana" w:cs="宋体"/>
          <w:kern w:val="0"/>
          <w:sz w:val="24"/>
          <w:rPrChange w:id="1226"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27" w:author="Ruizi HAN (20125115)" w:date="2020-12-02T02:04:00Z">
            <w:rPr>
              <w:rFonts w:ascii="Verdana" w:eastAsia="宋体" w:hAnsi="Verdana" w:cs="宋体"/>
              <w:kern w:val="0"/>
              <w:sz w:val="24"/>
            </w:rPr>
          </w:rPrChange>
        </w:rPr>
        <w:t>IOS/Android (a mobile app)</w:t>
      </w:r>
    </w:p>
    <w:p w14:paraId="05351972" w14:textId="77777777" w:rsidR="001F6B35" w:rsidRPr="00434A46" w:rsidRDefault="001F6B35" w:rsidP="001F6B35">
      <w:pPr>
        <w:pStyle w:val="a3"/>
        <w:widowControl/>
        <w:numPr>
          <w:ilvl w:val="0"/>
          <w:numId w:val="12"/>
        </w:numPr>
        <w:ind w:firstLineChars="0"/>
        <w:jc w:val="left"/>
        <w:rPr>
          <w:rFonts w:ascii="Verdana" w:eastAsia="宋体" w:hAnsi="Verdana" w:cs="宋体"/>
          <w:kern w:val="0"/>
          <w:sz w:val="24"/>
          <w:rPrChange w:id="1228"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29" w:author="Ruizi HAN (20125115)" w:date="2020-12-02T02:04:00Z">
            <w:rPr>
              <w:rFonts w:ascii="Verdana" w:eastAsia="宋体" w:hAnsi="Verdana" w:cs="宋体"/>
              <w:kern w:val="0"/>
              <w:sz w:val="24"/>
            </w:rPr>
          </w:rPrChange>
        </w:rPr>
        <w:t xml:space="preserve">WeChat </w:t>
      </w:r>
      <w:proofErr w:type="spellStart"/>
      <w:r w:rsidRPr="00434A46">
        <w:rPr>
          <w:rFonts w:ascii="Verdana" w:eastAsia="宋体" w:hAnsi="Verdana" w:cs="宋体"/>
          <w:kern w:val="0"/>
          <w:sz w:val="24"/>
          <w:rPrChange w:id="1230" w:author="Ruizi HAN (20125115)" w:date="2020-12-02T02:04:00Z">
            <w:rPr>
              <w:rFonts w:ascii="Verdana" w:eastAsia="宋体" w:hAnsi="Verdana" w:cs="宋体"/>
              <w:kern w:val="0"/>
              <w:sz w:val="24"/>
            </w:rPr>
          </w:rPrChange>
        </w:rPr>
        <w:t>miniApp</w:t>
      </w:r>
      <w:proofErr w:type="spellEnd"/>
    </w:p>
    <w:p w14:paraId="611DD918" w14:textId="77777777" w:rsidR="001F6B35" w:rsidRPr="00434A46" w:rsidRDefault="001F6B35" w:rsidP="001F6B35">
      <w:pPr>
        <w:pStyle w:val="a3"/>
        <w:widowControl/>
        <w:numPr>
          <w:ilvl w:val="0"/>
          <w:numId w:val="12"/>
        </w:numPr>
        <w:ind w:firstLineChars="0"/>
        <w:jc w:val="left"/>
        <w:rPr>
          <w:rFonts w:ascii="Verdana" w:eastAsia="宋体" w:hAnsi="Verdana" w:cs="宋体"/>
          <w:kern w:val="0"/>
          <w:sz w:val="24"/>
          <w:rPrChange w:id="1231"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32" w:author="Ruizi HAN (20125115)" w:date="2020-12-02T02:04:00Z">
            <w:rPr>
              <w:rFonts w:ascii="Verdana" w:eastAsia="宋体" w:hAnsi="Verdana" w:cs="宋体"/>
              <w:kern w:val="0"/>
              <w:sz w:val="24"/>
            </w:rPr>
          </w:rPrChange>
        </w:rPr>
        <w:t>Website</w:t>
      </w:r>
    </w:p>
    <w:p w14:paraId="3DD3E0FF" w14:textId="627F5C85" w:rsidR="001F6B35" w:rsidRPr="00434A46" w:rsidRDefault="001F6B35" w:rsidP="00145A8F">
      <w:pPr>
        <w:rPr>
          <w:rFonts w:ascii="Verdana" w:hAnsi="Verdana"/>
          <w:rPrChange w:id="1233" w:author="Ruizi HAN (20125115)" w:date="2020-12-02T02:04:00Z">
            <w:rPr/>
          </w:rPrChange>
        </w:rPr>
      </w:pPr>
    </w:p>
    <w:p w14:paraId="578AB230" w14:textId="77777777" w:rsidR="001F6B35" w:rsidRPr="00434A46" w:rsidRDefault="001F6B35" w:rsidP="001F6B35">
      <w:pPr>
        <w:widowControl/>
        <w:jc w:val="left"/>
        <w:rPr>
          <w:rFonts w:ascii="Verdana" w:eastAsia="宋体" w:hAnsi="Verdana" w:cs="宋体"/>
          <w:b/>
          <w:bCs/>
          <w:kern w:val="0"/>
          <w:sz w:val="24"/>
        </w:rPr>
      </w:pPr>
      <w:r w:rsidRPr="00434A46">
        <w:rPr>
          <w:rFonts w:ascii="Verdana" w:hAnsi="Verdana"/>
          <w:sz w:val="24"/>
        </w:rPr>
        <w:t>(9)</w:t>
      </w:r>
      <w:r w:rsidRPr="00434A46">
        <w:rPr>
          <w:rFonts w:ascii="Verdana" w:eastAsia="宋体" w:hAnsi="Verdana" w:cs="Tahoma"/>
          <w:color w:val="000000"/>
          <w:kern w:val="0"/>
          <w:sz w:val="24"/>
          <w:shd w:val="clear" w:color="auto" w:fill="FFFFFF"/>
        </w:rPr>
        <w:t xml:space="preserve"> </w:t>
      </w:r>
      <w:r w:rsidRPr="00434A46">
        <w:rPr>
          <w:rFonts w:ascii="Verdana" w:eastAsia="宋体" w:hAnsi="Verdana" w:cs="Tahoma"/>
          <w:b/>
          <w:bCs/>
          <w:color w:val="000000"/>
          <w:kern w:val="0"/>
          <w:sz w:val="24"/>
          <w:shd w:val="clear" w:color="auto" w:fill="FFFFFF"/>
        </w:rPr>
        <w:t>What goal you want to achieve through learning</w:t>
      </w:r>
      <w:r w:rsidRPr="00434A46">
        <w:rPr>
          <w:rFonts w:ascii="Verdana" w:eastAsia="宋体" w:hAnsi="Verdana" w:cs="Tahoma"/>
          <w:b/>
          <w:bCs/>
          <w:color w:val="000000"/>
          <w:kern w:val="0"/>
          <w:sz w:val="24"/>
          <w:shd w:val="clear" w:color="auto" w:fill="FFFFFF"/>
          <w:rPrChange w:id="1234" w:author="Ruizi HAN (20125115)" w:date="2020-12-02T02:04:00Z">
            <w:rPr>
              <w:rFonts w:ascii="Verdana" w:eastAsia="宋体" w:hAnsi="Verdana" w:cs="Tahoma"/>
              <w:b/>
              <w:bCs/>
              <w:color w:val="000000"/>
              <w:kern w:val="0"/>
              <w:sz w:val="24"/>
              <w:shd w:val="clear" w:color="auto" w:fill="FFFFFF"/>
            </w:rPr>
          </w:rPrChange>
        </w:rPr>
        <w:t>? </w:t>
      </w:r>
      <w:r w:rsidRPr="00434A46">
        <w:rPr>
          <w:rFonts w:ascii="Verdana" w:eastAsia="宋体" w:hAnsi="Verdana" w:cs="Tahoma"/>
          <w:color w:val="000000"/>
          <w:kern w:val="0"/>
          <w:sz w:val="24"/>
          <w:shd w:val="clear" w:color="auto" w:fill="FFFFFF"/>
          <w:rPrChange w:id="1235" w:author="Ruizi HAN (20125115)" w:date="2020-12-02T02:04:00Z">
            <w:rPr>
              <w:rFonts w:ascii="Verdana" w:eastAsia="宋体" w:hAnsi="Verdana" w:cs="Tahoma"/>
              <w:color w:val="000000"/>
              <w:kern w:val="0"/>
              <w:sz w:val="24"/>
              <w:shd w:val="clear" w:color="auto" w:fill="FFFFFF"/>
            </w:rPr>
          </w:rPrChange>
        </w:rPr>
        <w:t>(multi</w:t>
      </w:r>
      <w:r w:rsidRPr="00434A46">
        <w:rPr>
          <w:rFonts w:ascii="Verdana" w:eastAsia="宋体" w:hAnsi="Verdana" w:cs="Tahoma"/>
          <w:color w:val="000000"/>
          <w:kern w:val="0"/>
          <w:sz w:val="24"/>
          <w:shd w:val="clear" w:color="auto" w:fill="FFFFFF"/>
          <w:rPrChange w:id="1236" w:author="Ruizi HAN (20125115)" w:date="2020-12-02T02:04:00Z">
            <w:rPr>
              <w:rFonts w:ascii="Verdana" w:eastAsia="宋体" w:hAnsi="Verdana" w:cs="Tahoma" w:hint="eastAsia"/>
              <w:color w:val="000000"/>
              <w:kern w:val="0"/>
              <w:sz w:val="24"/>
              <w:shd w:val="clear" w:color="auto" w:fill="FFFFFF"/>
            </w:rPr>
          </w:rPrChange>
        </w:rPr>
        <w:t>ple-</w:t>
      </w:r>
      <w:r w:rsidRPr="00434A46">
        <w:rPr>
          <w:rFonts w:ascii="Verdana" w:eastAsia="宋体" w:hAnsi="Verdana" w:cs="Tahoma"/>
          <w:color w:val="000000"/>
          <w:kern w:val="0"/>
          <w:sz w:val="24"/>
          <w:shd w:val="clear" w:color="auto" w:fill="FFFFFF"/>
        </w:rPr>
        <w:t>choice)</w:t>
      </w:r>
    </w:p>
    <w:p w14:paraId="7EE2D185" w14:textId="77777777" w:rsidR="001F6B35" w:rsidRPr="00434A46" w:rsidRDefault="001F6B35" w:rsidP="001F6B35">
      <w:pPr>
        <w:pStyle w:val="a3"/>
        <w:widowControl/>
        <w:numPr>
          <w:ilvl w:val="0"/>
          <w:numId w:val="15"/>
        </w:numPr>
        <w:ind w:firstLineChars="0"/>
        <w:jc w:val="left"/>
        <w:rPr>
          <w:rFonts w:ascii="Verdana" w:eastAsia="宋体" w:hAnsi="Verdana" w:cs="宋体"/>
          <w:kern w:val="0"/>
          <w:sz w:val="24"/>
          <w:rPrChange w:id="1237"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38" w:author="Ruizi HAN (20125115)" w:date="2020-12-02T02:04:00Z">
            <w:rPr>
              <w:rFonts w:ascii="Verdana" w:eastAsia="宋体" w:hAnsi="Verdana" w:cs="宋体"/>
              <w:kern w:val="0"/>
              <w:sz w:val="24"/>
            </w:rPr>
          </w:rPrChange>
        </w:rPr>
        <w:t>Understand the concept of sorting algorithms.</w:t>
      </w:r>
    </w:p>
    <w:p w14:paraId="5E8CE5B5" w14:textId="77777777" w:rsidR="001F6B35" w:rsidRPr="00434A46" w:rsidRDefault="001F6B35" w:rsidP="001F6B35">
      <w:pPr>
        <w:pStyle w:val="a3"/>
        <w:widowControl/>
        <w:numPr>
          <w:ilvl w:val="0"/>
          <w:numId w:val="15"/>
        </w:numPr>
        <w:ind w:firstLineChars="0"/>
        <w:jc w:val="left"/>
        <w:rPr>
          <w:rFonts w:ascii="Verdana" w:eastAsia="宋体" w:hAnsi="Verdana" w:cs="宋体"/>
          <w:kern w:val="0"/>
          <w:sz w:val="24"/>
          <w:rPrChange w:id="1239"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40" w:author="Ruizi HAN (20125115)" w:date="2020-12-02T02:04:00Z">
            <w:rPr>
              <w:rFonts w:ascii="Verdana" w:eastAsia="宋体" w:hAnsi="Verdana" w:cs="宋体"/>
              <w:kern w:val="0"/>
              <w:sz w:val="24"/>
            </w:rPr>
          </w:rPrChange>
        </w:rPr>
        <w:t>Master the principle of sorting algorithms.</w:t>
      </w:r>
    </w:p>
    <w:p w14:paraId="5E553D79" w14:textId="77777777" w:rsidR="001F6B35" w:rsidRPr="00434A46" w:rsidRDefault="001F6B35" w:rsidP="001F6B35">
      <w:pPr>
        <w:pStyle w:val="a3"/>
        <w:widowControl/>
        <w:numPr>
          <w:ilvl w:val="0"/>
          <w:numId w:val="15"/>
        </w:numPr>
        <w:ind w:firstLineChars="0"/>
        <w:jc w:val="left"/>
        <w:rPr>
          <w:rFonts w:ascii="Verdana" w:eastAsia="宋体" w:hAnsi="Verdana" w:cs="宋体"/>
          <w:kern w:val="0"/>
          <w:sz w:val="24"/>
          <w:rPrChange w:id="1241"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42" w:author="Ruizi HAN (20125115)" w:date="2020-12-02T02:04:00Z">
            <w:rPr>
              <w:rFonts w:ascii="Verdana" w:eastAsia="宋体" w:hAnsi="Verdana" w:cs="宋体"/>
              <w:kern w:val="0"/>
              <w:sz w:val="24"/>
            </w:rPr>
          </w:rPrChange>
        </w:rPr>
        <w:t>Master the code implementation of sorting algorithms.</w:t>
      </w:r>
    </w:p>
    <w:p w14:paraId="07243A4E" w14:textId="77777777" w:rsidR="001F6B35" w:rsidRPr="00434A46" w:rsidRDefault="001F6B35" w:rsidP="001F6B35">
      <w:pPr>
        <w:widowControl/>
        <w:jc w:val="left"/>
        <w:rPr>
          <w:rFonts w:ascii="Verdana" w:hAnsi="Verdana"/>
          <w:sz w:val="24"/>
          <w:u w:val="single"/>
          <w:rPrChange w:id="1243" w:author="Ruizi HAN (20125115)" w:date="2020-12-02T02:04:00Z">
            <w:rPr>
              <w:rFonts w:ascii="Verdana" w:hAnsi="Verdana"/>
              <w:sz w:val="24"/>
              <w:u w:val="single"/>
            </w:rPr>
          </w:rPrChange>
        </w:rPr>
      </w:pPr>
      <w:r w:rsidRPr="00434A46">
        <w:rPr>
          <w:rFonts w:ascii="Verdana" w:eastAsia="宋体" w:hAnsi="Verdana" w:cs="宋体"/>
          <w:kern w:val="0"/>
          <w:sz w:val="24"/>
          <w:rPrChange w:id="1244" w:author="Ruizi HAN (20125115)" w:date="2020-12-02T02:04:00Z">
            <w:rPr>
              <w:rFonts w:ascii="Verdana" w:eastAsia="宋体" w:hAnsi="Verdana" w:cs="宋体"/>
              <w:kern w:val="0"/>
              <w:sz w:val="24"/>
            </w:rPr>
          </w:rPrChange>
        </w:rPr>
        <w:t>Other:</w:t>
      </w:r>
      <w:r w:rsidRPr="00434A46">
        <w:rPr>
          <w:rFonts w:ascii="Verdana" w:hAnsi="Verdana"/>
          <w:sz w:val="24"/>
          <w:u w:val="single"/>
          <w:rPrChange w:id="1245" w:author="Ruizi HAN (20125115)" w:date="2020-12-02T02:04:00Z">
            <w:rPr>
              <w:rFonts w:ascii="Verdana" w:hAnsi="Verdana"/>
              <w:sz w:val="24"/>
              <w:u w:val="single"/>
            </w:rPr>
          </w:rPrChange>
        </w:rPr>
        <w:t xml:space="preserve">                                </w:t>
      </w:r>
    </w:p>
    <w:p w14:paraId="4B0D47DC" w14:textId="732114FA" w:rsidR="001F6B35" w:rsidRPr="00434A46" w:rsidRDefault="001F6B35" w:rsidP="00145A8F">
      <w:pPr>
        <w:rPr>
          <w:rFonts w:ascii="Verdana" w:hAnsi="Verdana"/>
          <w:rPrChange w:id="1246" w:author="Ruizi HAN (20125115)" w:date="2020-12-02T02:04:00Z">
            <w:rPr/>
          </w:rPrChange>
        </w:rPr>
      </w:pPr>
    </w:p>
    <w:p w14:paraId="3879EEE0" w14:textId="77777777" w:rsidR="00BB39C0" w:rsidRPr="00434A46" w:rsidRDefault="00BB39C0" w:rsidP="00BB39C0">
      <w:pPr>
        <w:widowControl/>
        <w:jc w:val="left"/>
        <w:rPr>
          <w:rFonts w:ascii="Verdana" w:eastAsia="宋体" w:hAnsi="Verdana" w:cs="宋体"/>
          <w:b/>
          <w:bCs/>
          <w:kern w:val="0"/>
          <w:sz w:val="24"/>
          <w:rPrChange w:id="1247" w:author="Ruizi HAN (20125115)" w:date="2020-12-02T02:04:00Z">
            <w:rPr>
              <w:rFonts w:ascii="Verdana" w:eastAsia="宋体" w:hAnsi="Verdana" w:cs="宋体"/>
              <w:b/>
              <w:bCs/>
              <w:kern w:val="0"/>
              <w:sz w:val="24"/>
            </w:rPr>
          </w:rPrChange>
        </w:rPr>
      </w:pPr>
      <w:r w:rsidRPr="00434A46">
        <w:rPr>
          <w:rFonts w:ascii="Verdana" w:hAnsi="Verdana"/>
          <w:sz w:val="24"/>
        </w:rPr>
        <w:lastRenderedPageBreak/>
        <w:t xml:space="preserve">(10) </w:t>
      </w:r>
      <w:r w:rsidRPr="00434A46">
        <w:rPr>
          <w:rFonts w:ascii="Verdana" w:eastAsia="宋体" w:hAnsi="Verdana" w:cs="Tahoma"/>
          <w:b/>
          <w:bCs/>
          <w:color w:val="000000"/>
          <w:kern w:val="0"/>
          <w:sz w:val="24"/>
          <w:shd w:val="clear" w:color="auto" w:fill="FFFFFF"/>
        </w:rPr>
        <w:t xml:space="preserve">What language would you like to present the code? </w:t>
      </w:r>
      <w:r w:rsidRPr="00434A46">
        <w:rPr>
          <w:rFonts w:ascii="Verdana" w:eastAsia="宋体" w:hAnsi="Verdana" w:cs="Tahoma"/>
          <w:color w:val="000000"/>
          <w:kern w:val="0"/>
          <w:sz w:val="24"/>
          <w:shd w:val="clear" w:color="auto" w:fill="FFFFFF"/>
          <w:rPrChange w:id="1248" w:author="Ruizi HAN (20125115)" w:date="2020-12-02T02:04:00Z">
            <w:rPr>
              <w:rFonts w:ascii="Verdana" w:eastAsia="宋体" w:hAnsi="Verdana" w:cs="Tahoma"/>
              <w:color w:val="000000"/>
              <w:kern w:val="0"/>
              <w:sz w:val="24"/>
              <w:shd w:val="clear" w:color="auto" w:fill="FFFFFF"/>
            </w:rPr>
          </w:rPrChange>
        </w:rPr>
        <w:t>(multi</w:t>
      </w:r>
      <w:r w:rsidRPr="00434A46">
        <w:rPr>
          <w:rFonts w:ascii="Verdana" w:eastAsia="宋体" w:hAnsi="Verdana" w:cs="Tahoma"/>
          <w:color w:val="000000"/>
          <w:kern w:val="0"/>
          <w:sz w:val="24"/>
          <w:shd w:val="clear" w:color="auto" w:fill="FFFFFF"/>
          <w:rPrChange w:id="1249" w:author="Ruizi HAN (20125115)" w:date="2020-12-02T02:04:00Z">
            <w:rPr>
              <w:rFonts w:ascii="Verdana" w:eastAsia="宋体" w:hAnsi="Verdana" w:cs="Tahoma" w:hint="eastAsia"/>
              <w:color w:val="000000"/>
              <w:kern w:val="0"/>
              <w:sz w:val="24"/>
              <w:shd w:val="clear" w:color="auto" w:fill="FFFFFF"/>
            </w:rPr>
          </w:rPrChange>
        </w:rPr>
        <w:t>ple-</w:t>
      </w:r>
      <w:r w:rsidRPr="00434A46">
        <w:rPr>
          <w:rFonts w:ascii="Verdana" w:eastAsia="宋体" w:hAnsi="Verdana" w:cs="Tahoma"/>
          <w:color w:val="000000"/>
          <w:kern w:val="0"/>
          <w:sz w:val="24"/>
          <w:shd w:val="clear" w:color="auto" w:fill="FFFFFF"/>
        </w:rPr>
        <w:t>choice)</w:t>
      </w:r>
    </w:p>
    <w:p w14:paraId="38CDD168" w14:textId="77777777" w:rsidR="00BB39C0" w:rsidRPr="00434A46" w:rsidRDefault="00BB39C0" w:rsidP="00BB39C0">
      <w:pPr>
        <w:pStyle w:val="a3"/>
        <w:widowControl/>
        <w:numPr>
          <w:ilvl w:val="0"/>
          <w:numId w:val="16"/>
        </w:numPr>
        <w:ind w:firstLineChars="0"/>
        <w:jc w:val="left"/>
        <w:rPr>
          <w:rFonts w:ascii="Verdana" w:eastAsia="宋体" w:hAnsi="Verdana" w:cs="宋体"/>
          <w:kern w:val="0"/>
          <w:sz w:val="24"/>
          <w:rPrChange w:id="1250"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51" w:author="Ruizi HAN (20125115)" w:date="2020-12-02T02:04:00Z">
            <w:rPr>
              <w:rFonts w:ascii="Verdana" w:eastAsia="宋体" w:hAnsi="Verdana" w:cs="宋体"/>
              <w:kern w:val="0"/>
              <w:sz w:val="24"/>
            </w:rPr>
          </w:rPrChange>
        </w:rPr>
        <w:t>C</w:t>
      </w:r>
    </w:p>
    <w:p w14:paraId="4AE747F1" w14:textId="77777777" w:rsidR="00BB39C0" w:rsidRPr="00434A46" w:rsidRDefault="00BB39C0" w:rsidP="00BB39C0">
      <w:pPr>
        <w:pStyle w:val="a3"/>
        <w:widowControl/>
        <w:numPr>
          <w:ilvl w:val="0"/>
          <w:numId w:val="16"/>
        </w:numPr>
        <w:ind w:firstLineChars="0"/>
        <w:jc w:val="left"/>
        <w:rPr>
          <w:rFonts w:ascii="Verdana" w:eastAsia="宋体" w:hAnsi="Verdana" w:cs="宋体"/>
          <w:kern w:val="0"/>
          <w:sz w:val="24"/>
          <w:rPrChange w:id="1252"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53" w:author="Ruizi HAN (20125115)" w:date="2020-12-02T02:04:00Z">
            <w:rPr>
              <w:rFonts w:ascii="Verdana" w:eastAsia="宋体" w:hAnsi="Verdana" w:cs="宋体"/>
              <w:kern w:val="0"/>
              <w:sz w:val="24"/>
            </w:rPr>
          </w:rPrChange>
        </w:rPr>
        <w:t>Java</w:t>
      </w:r>
    </w:p>
    <w:p w14:paraId="25BFB521" w14:textId="77777777" w:rsidR="00BB39C0" w:rsidRPr="00434A46" w:rsidRDefault="00BB39C0" w:rsidP="00BB39C0">
      <w:pPr>
        <w:pStyle w:val="a3"/>
        <w:widowControl/>
        <w:numPr>
          <w:ilvl w:val="0"/>
          <w:numId w:val="16"/>
        </w:numPr>
        <w:ind w:firstLineChars="0"/>
        <w:jc w:val="left"/>
        <w:rPr>
          <w:rFonts w:ascii="Verdana" w:eastAsia="宋体" w:hAnsi="Verdana" w:cs="宋体"/>
          <w:kern w:val="0"/>
          <w:sz w:val="24"/>
          <w:rPrChange w:id="1254"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55" w:author="Ruizi HAN (20125115)" w:date="2020-12-02T02:04:00Z">
            <w:rPr>
              <w:rFonts w:ascii="Verdana" w:eastAsia="宋体" w:hAnsi="Verdana" w:cs="宋体"/>
              <w:kern w:val="0"/>
              <w:sz w:val="24"/>
            </w:rPr>
          </w:rPrChange>
        </w:rPr>
        <w:t>Python</w:t>
      </w:r>
    </w:p>
    <w:p w14:paraId="46947EE4" w14:textId="77777777" w:rsidR="00BB39C0" w:rsidRPr="00434A46" w:rsidRDefault="00BB39C0" w:rsidP="00BB39C0">
      <w:pPr>
        <w:pStyle w:val="a3"/>
        <w:widowControl/>
        <w:numPr>
          <w:ilvl w:val="0"/>
          <w:numId w:val="16"/>
        </w:numPr>
        <w:ind w:firstLineChars="0"/>
        <w:jc w:val="left"/>
        <w:rPr>
          <w:rFonts w:ascii="Verdana" w:eastAsia="宋体" w:hAnsi="Verdana" w:cs="宋体"/>
          <w:color w:val="C00000"/>
          <w:kern w:val="0"/>
          <w:sz w:val="24"/>
          <w:rPrChange w:id="1256" w:author="Ruizi HAN (20125115)" w:date="2020-12-02T02:04:00Z">
            <w:rPr>
              <w:rFonts w:ascii="Verdana" w:eastAsia="宋体" w:hAnsi="Verdana" w:cs="宋体"/>
              <w:color w:val="C00000"/>
              <w:kern w:val="0"/>
              <w:sz w:val="24"/>
            </w:rPr>
          </w:rPrChange>
        </w:rPr>
      </w:pPr>
      <w:r w:rsidRPr="00434A46">
        <w:rPr>
          <w:rFonts w:ascii="Verdana" w:eastAsia="宋体" w:hAnsi="Verdana" w:cs="宋体"/>
          <w:kern w:val="0"/>
          <w:sz w:val="24"/>
          <w:rPrChange w:id="1257" w:author="Ruizi HAN (20125115)" w:date="2020-12-02T02:04:00Z">
            <w:rPr>
              <w:rFonts w:ascii="Verdana" w:eastAsia="宋体" w:hAnsi="Verdana" w:cs="宋体"/>
              <w:kern w:val="0"/>
              <w:sz w:val="24"/>
            </w:rPr>
          </w:rPrChange>
        </w:rPr>
        <w:t>PHP</w:t>
      </w:r>
    </w:p>
    <w:p w14:paraId="49D4CABE" w14:textId="77777777" w:rsidR="00BB39C0" w:rsidRPr="00434A46" w:rsidRDefault="00BB39C0" w:rsidP="00BB39C0">
      <w:pPr>
        <w:widowControl/>
        <w:jc w:val="left"/>
        <w:rPr>
          <w:rFonts w:ascii="Verdana" w:hAnsi="Verdana"/>
          <w:sz w:val="24"/>
          <w:u w:val="single"/>
        </w:rPr>
      </w:pPr>
      <w:r w:rsidRPr="00434A46">
        <w:rPr>
          <w:rFonts w:ascii="Verdana" w:eastAsia="宋体" w:hAnsi="Verdana" w:cs="宋体"/>
          <w:kern w:val="0"/>
          <w:sz w:val="24"/>
          <w:rPrChange w:id="1258" w:author="Ruizi HAN (20125115)" w:date="2020-12-02T02:04:00Z">
            <w:rPr>
              <w:rFonts w:ascii="Verdana" w:eastAsia="宋体" w:hAnsi="Verdana" w:cs="宋体"/>
              <w:kern w:val="0"/>
              <w:sz w:val="24"/>
            </w:rPr>
          </w:rPrChange>
        </w:rPr>
        <w:t>Other:</w:t>
      </w:r>
      <w:r w:rsidRPr="00434A46">
        <w:rPr>
          <w:rFonts w:ascii="Verdana" w:hAnsi="Verdana"/>
          <w:sz w:val="24"/>
          <w:u w:val="single"/>
          <w:rPrChange w:id="1259" w:author="Ruizi HAN (20125115)" w:date="2020-12-02T02:04:00Z">
            <w:rPr>
              <w:rFonts w:ascii="Verdana" w:hAnsi="Verdana"/>
              <w:sz w:val="24"/>
              <w:u w:val="single"/>
            </w:rPr>
          </w:rPrChange>
        </w:rPr>
        <w:t xml:space="preserve">                                </w:t>
      </w:r>
      <w:r w:rsidRPr="00434A46">
        <w:rPr>
          <w:rFonts w:ascii="Verdana" w:hAnsi="Verdana"/>
          <w:sz w:val="24"/>
          <w:u w:val="single"/>
          <w:rPrChange w:id="1260" w:author="Ruizi HAN (20125115)" w:date="2020-12-02T02:04:00Z">
            <w:rPr>
              <w:rFonts w:ascii="Verdana" w:hAnsi="Verdana" w:hint="eastAsia"/>
              <w:sz w:val="24"/>
              <w:u w:val="single"/>
            </w:rPr>
          </w:rPrChange>
        </w:rPr>
        <w:t xml:space="preserve"> </w:t>
      </w:r>
      <w:r w:rsidRPr="00434A46">
        <w:rPr>
          <w:rFonts w:ascii="Verdana" w:hAnsi="Verdana"/>
          <w:sz w:val="24"/>
          <w:u w:val="single"/>
        </w:rPr>
        <w:t xml:space="preserve">  </w:t>
      </w:r>
    </w:p>
    <w:p w14:paraId="0372B3AB" w14:textId="77777777" w:rsidR="00BB39C0" w:rsidRPr="00434A46" w:rsidRDefault="00BB39C0" w:rsidP="00BB39C0">
      <w:pPr>
        <w:widowControl/>
        <w:jc w:val="left"/>
        <w:rPr>
          <w:rFonts w:ascii="Verdana" w:eastAsia="宋体" w:hAnsi="Verdana" w:cs="宋体"/>
          <w:kern w:val="0"/>
          <w:sz w:val="24"/>
          <w:rPrChange w:id="1261" w:author="Ruizi HAN (20125115)" w:date="2020-12-02T02:04:00Z">
            <w:rPr>
              <w:rFonts w:ascii="Verdana" w:eastAsia="宋体" w:hAnsi="Verdana" w:cs="宋体"/>
              <w:kern w:val="0"/>
              <w:sz w:val="24"/>
            </w:rPr>
          </w:rPrChange>
        </w:rPr>
      </w:pPr>
    </w:p>
    <w:p w14:paraId="62635606" w14:textId="77777777" w:rsidR="00BB39C0" w:rsidRPr="00434A46" w:rsidRDefault="00BB39C0" w:rsidP="00BB39C0">
      <w:pPr>
        <w:widowControl/>
        <w:jc w:val="left"/>
        <w:rPr>
          <w:rFonts w:ascii="Verdana" w:eastAsia="宋体" w:hAnsi="Verdana" w:cs="宋体"/>
          <w:kern w:val="0"/>
          <w:sz w:val="24"/>
          <w:rPrChange w:id="1262" w:author="Ruizi HAN (20125115)" w:date="2020-12-02T02:04:00Z">
            <w:rPr>
              <w:rFonts w:ascii="Verdana" w:eastAsia="宋体" w:hAnsi="Verdana" w:cs="宋体"/>
              <w:kern w:val="0"/>
              <w:sz w:val="24"/>
            </w:rPr>
          </w:rPrChange>
        </w:rPr>
      </w:pPr>
      <w:r w:rsidRPr="00434A46">
        <w:rPr>
          <w:rFonts w:ascii="Verdana" w:hAnsi="Verdana"/>
          <w:sz w:val="24"/>
          <w:rPrChange w:id="1263" w:author="Ruizi HAN (20125115)" w:date="2020-12-02T02:04:00Z">
            <w:rPr>
              <w:rFonts w:ascii="Verdana" w:hAnsi="Verdana"/>
              <w:sz w:val="24"/>
            </w:rPr>
          </w:rPrChange>
        </w:rPr>
        <w:t xml:space="preserve">(11) </w:t>
      </w:r>
      <w:r w:rsidRPr="00434A46">
        <w:rPr>
          <w:rFonts w:ascii="Verdana" w:eastAsia="宋体" w:hAnsi="Verdana" w:cs="Tahoma"/>
          <w:b/>
          <w:bCs/>
          <w:color w:val="000000"/>
          <w:kern w:val="0"/>
          <w:sz w:val="24"/>
          <w:shd w:val="clear" w:color="auto" w:fill="FFFFFF"/>
          <w:rPrChange w:id="1264" w:author="Ruizi HAN (20125115)" w:date="2020-12-02T02:04:00Z">
            <w:rPr>
              <w:rFonts w:ascii="Verdana" w:eastAsia="宋体" w:hAnsi="Verdana" w:cs="Tahoma"/>
              <w:b/>
              <w:bCs/>
              <w:color w:val="000000"/>
              <w:kern w:val="0"/>
              <w:sz w:val="24"/>
              <w:shd w:val="clear" w:color="auto" w:fill="FFFFFF"/>
            </w:rPr>
          </w:rPrChange>
        </w:rPr>
        <w:t>Which following function do you prefer?</w:t>
      </w:r>
      <w:r w:rsidRPr="00434A46">
        <w:rPr>
          <w:rFonts w:ascii="Verdana" w:eastAsia="宋体" w:hAnsi="Verdana" w:cs="Tahoma"/>
          <w:color w:val="000000"/>
          <w:kern w:val="0"/>
          <w:sz w:val="24"/>
          <w:shd w:val="clear" w:color="auto" w:fill="FFFFFF"/>
          <w:rPrChange w:id="1265" w:author="Ruizi HAN (20125115)" w:date="2020-12-02T02:04:00Z">
            <w:rPr>
              <w:rFonts w:ascii="Verdana" w:eastAsia="宋体" w:hAnsi="Verdana" w:cs="Tahoma"/>
              <w:color w:val="000000"/>
              <w:kern w:val="0"/>
              <w:sz w:val="24"/>
              <w:shd w:val="clear" w:color="auto" w:fill="FFFFFF"/>
            </w:rPr>
          </w:rPrChange>
        </w:rPr>
        <w:t xml:space="preserve"> (multi</w:t>
      </w:r>
      <w:r w:rsidRPr="00434A46">
        <w:rPr>
          <w:rFonts w:ascii="Verdana" w:eastAsia="宋体" w:hAnsi="Verdana" w:cs="Tahoma"/>
          <w:color w:val="000000"/>
          <w:kern w:val="0"/>
          <w:sz w:val="24"/>
          <w:shd w:val="clear" w:color="auto" w:fill="FFFFFF"/>
          <w:rPrChange w:id="1266" w:author="Ruizi HAN (20125115)" w:date="2020-12-02T02:04:00Z">
            <w:rPr>
              <w:rFonts w:ascii="Verdana" w:eastAsia="宋体" w:hAnsi="Verdana" w:cs="Tahoma" w:hint="eastAsia"/>
              <w:color w:val="000000"/>
              <w:kern w:val="0"/>
              <w:sz w:val="24"/>
              <w:shd w:val="clear" w:color="auto" w:fill="FFFFFF"/>
            </w:rPr>
          </w:rPrChange>
        </w:rPr>
        <w:t>ple-</w:t>
      </w:r>
      <w:r w:rsidRPr="00434A46">
        <w:rPr>
          <w:rFonts w:ascii="Verdana" w:eastAsia="宋体" w:hAnsi="Verdana" w:cs="Tahoma"/>
          <w:color w:val="000000"/>
          <w:kern w:val="0"/>
          <w:sz w:val="24"/>
          <w:shd w:val="clear" w:color="auto" w:fill="FFFFFF"/>
        </w:rPr>
        <w:t>choice)</w:t>
      </w:r>
    </w:p>
    <w:p w14:paraId="17E81925" w14:textId="77777777" w:rsidR="00BB39C0" w:rsidRPr="00434A46" w:rsidRDefault="00BB39C0" w:rsidP="00BB39C0">
      <w:pPr>
        <w:pStyle w:val="a3"/>
        <w:widowControl/>
        <w:numPr>
          <w:ilvl w:val="0"/>
          <w:numId w:val="17"/>
        </w:numPr>
        <w:ind w:firstLineChars="0"/>
        <w:jc w:val="left"/>
        <w:rPr>
          <w:rFonts w:ascii="Verdana" w:eastAsia="宋体" w:hAnsi="Verdana" w:cs="宋体"/>
          <w:kern w:val="0"/>
          <w:sz w:val="24"/>
          <w:rPrChange w:id="1267"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68" w:author="Ruizi HAN (20125115)" w:date="2020-12-02T02:04:00Z">
            <w:rPr>
              <w:rFonts w:ascii="Verdana" w:eastAsia="宋体" w:hAnsi="Verdana" w:cs="宋体"/>
              <w:kern w:val="0"/>
              <w:sz w:val="24"/>
            </w:rPr>
          </w:rPrChange>
        </w:rPr>
        <w:t xml:space="preserve">Display animation (speed control, go to previous step or next step, pause button). </w:t>
      </w:r>
    </w:p>
    <w:p w14:paraId="3E1968AC" w14:textId="77777777" w:rsidR="00BB39C0" w:rsidRPr="00434A46" w:rsidRDefault="00BB39C0" w:rsidP="00BB39C0">
      <w:pPr>
        <w:pStyle w:val="a3"/>
        <w:widowControl/>
        <w:numPr>
          <w:ilvl w:val="0"/>
          <w:numId w:val="17"/>
        </w:numPr>
        <w:ind w:firstLineChars="0"/>
        <w:jc w:val="left"/>
        <w:rPr>
          <w:rFonts w:ascii="Verdana" w:eastAsia="宋体" w:hAnsi="Verdana" w:cs="宋体"/>
          <w:kern w:val="0"/>
          <w:sz w:val="24"/>
          <w:rPrChange w:id="1269"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70" w:author="Ruizi HAN (20125115)" w:date="2020-12-02T02:04:00Z">
            <w:rPr>
              <w:rFonts w:ascii="Verdana" w:eastAsia="宋体" w:hAnsi="Verdana" w:cs="宋体"/>
              <w:kern w:val="0"/>
              <w:sz w:val="24"/>
            </w:rPr>
          </w:rPrChange>
        </w:rPr>
        <w:t xml:space="preserve">A user guide for beginners. </w:t>
      </w:r>
    </w:p>
    <w:p w14:paraId="6FD16C38" w14:textId="77777777" w:rsidR="00BB39C0" w:rsidRPr="00434A46" w:rsidRDefault="00BB39C0" w:rsidP="00BB39C0">
      <w:pPr>
        <w:pStyle w:val="a3"/>
        <w:widowControl/>
        <w:numPr>
          <w:ilvl w:val="0"/>
          <w:numId w:val="17"/>
        </w:numPr>
        <w:ind w:firstLineChars="0"/>
        <w:jc w:val="left"/>
        <w:rPr>
          <w:rFonts w:ascii="Verdana" w:eastAsia="宋体" w:hAnsi="Verdana" w:cs="宋体"/>
          <w:kern w:val="0"/>
          <w:sz w:val="24"/>
          <w:rPrChange w:id="1271"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72" w:author="Ruizi HAN (20125115)" w:date="2020-12-02T02:04:00Z">
            <w:rPr>
              <w:rFonts w:ascii="Verdana" w:eastAsia="宋体" w:hAnsi="Verdana" w:cs="宋体"/>
              <w:kern w:val="0"/>
              <w:sz w:val="24"/>
            </w:rPr>
          </w:rPrChange>
        </w:rPr>
        <w:t>Multilingual settings.</w:t>
      </w:r>
    </w:p>
    <w:p w14:paraId="50318319" w14:textId="77777777" w:rsidR="00BB39C0" w:rsidRPr="00434A46" w:rsidRDefault="00BB39C0" w:rsidP="00BB39C0">
      <w:pPr>
        <w:pStyle w:val="a3"/>
        <w:widowControl/>
        <w:numPr>
          <w:ilvl w:val="0"/>
          <w:numId w:val="17"/>
        </w:numPr>
        <w:ind w:firstLineChars="0"/>
        <w:jc w:val="left"/>
        <w:rPr>
          <w:rFonts w:ascii="Verdana" w:eastAsia="宋体" w:hAnsi="Verdana" w:cs="宋体"/>
          <w:kern w:val="0"/>
          <w:sz w:val="24"/>
          <w:rPrChange w:id="1273"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74" w:author="Ruizi HAN (20125115)" w:date="2020-12-02T02:04:00Z">
            <w:rPr>
              <w:rFonts w:ascii="Verdana" w:eastAsia="宋体" w:hAnsi="Verdana" w:cs="宋体"/>
              <w:kern w:val="0"/>
              <w:sz w:val="24"/>
            </w:rPr>
          </w:rPrChange>
        </w:rPr>
        <w:t>Show the recently used or learned algorithm</w:t>
      </w:r>
    </w:p>
    <w:p w14:paraId="167F3F82" w14:textId="77777777" w:rsidR="00BB39C0" w:rsidRPr="00434A46" w:rsidRDefault="00BB39C0" w:rsidP="00BB39C0">
      <w:pPr>
        <w:pStyle w:val="a3"/>
        <w:widowControl/>
        <w:numPr>
          <w:ilvl w:val="0"/>
          <w:numId w:val="17"/>
        </w:numPr>
        <w:ind w:firstLineChars="0"/>
        <w:jc w:val="left"/>
        <w:rPr>
          <w:rFonts w:ascii="Verdana" w:eastAsia="宋体" w:hAnsi="Verdana" w:cs="宋体"/>
          <w:kern w:val="0"/>
          <w:sz w:val="24"/>
          <w:rPrChange w:id="1275"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76" w:author="Ruizi HAN (20125115)" w:date="2020-12-02T02:04:00Z">
            <w:rPr>
              <w:rFonts w:ascii="Verdana" w:eastAsia="宋体" w:hAnsi="Verdana" w:cs="宋体"/>
              <w:kern w:val="0"/>
              <w:sz w:val="24"/>
            </w:rPr>
          </w:rPrChange>
        </w:rPr>
        <w:t>Quick export of brief notes</w:t>
      </w:r>
    </w:p>
    <w:p w14:paraId="2AB42782" w14:textId="15A4C2BE" w:rsidR="00BB39C0" w:rsidRPr="00434A46" w:rsidRDefault="00BF0F22" w:rsidP="00BB39C0">
      <w:pPr>
        <w:pStyle w:val="a3"/>
        <w:widowControl/>
        <w:numPr>
          <w:ilvl w:val="0"/>
          <w:numId w:val="17"/>
        </w:numPr>
        <w:ind w:firstLineChars="0"/>
        <w:jc w:val="left"/>
        <w:rPr>
          <w:rFonts w:ascii="Verdana" w:eastAsia="宋体" w:hAnsi="Verdana" w:cs="宋体"/>
          <w:kern w:val="0"/>
          <w:sz w:val="24"/>
          <w:rPrChange w:id="1277" w:author="Ruizi HAN (20125115)" w:date="2020-12-02T02:04:00Z">
            <w:rPr>
              <w:rFonts w:ascii="Verdana" w:eastAsia="宋体" w:hAnsi="Verdana" w:cs="宋体"/>
              <w:kern w:val="0"/>
              <w:sz w:val="24"/>
            </w:rPr>
          </w:rPrChange>
        </w:rPr>
      </w:pPr>
      <w:r w:rsidRPr="00434A46">
        <w:rPr>
          <w:rFonts w:ascii="Verdana" w:eastAsia="宋体" w:hAnsi="Verdana" w:cs="宋体"/>
          <w:kern w:val="0"/>
          <w:sz w:val="24"/>
          <w:rPrChange w:id="1278" w:author="Ruizi HAN (20125115)" w:date="2020-12-02T02:04:00Z">
            <w:rPr>
              <w:rFonts w:ascii="Verdana" w:eastAsia="宋体" w:hAnsi="Verdana" w:cs="宋体"/>
              <w:kern w:val="0"/>
              <w:sz w:val="24"/>
            </w:rPr>
          </w:rPrChange>
        </w:rPr>
        <w:t>Be able to add break point to the presenting code</w:t>
      </w:r>
    </w:p>
    <w:p w14:paraId="5C5C726D" w14:textId="77777777" w:rsidR="00BB39C0" w:rsidRPr="00434A46" w:rsidRDefault="00BB39C0" w:rsidP="00BB39C0">
      <w:pPr>
        <w:pStyle w:val="a3"/>
        <w:widowControl/>
        <w:numPr>
          <w:ilvl w:val="0"/>
          <w:numId w:val="17"/>
        </w:numPr>
        <w:ind w:firstLineChars="0"/>
        <w:jc w:val="left"/>
        <w:rPr>
          <w:rFonts w:ascii="Verdana" w:hAnsi="Verdana"/>
          <w:sz w:val="24"/>
          <w:u w:val="single"/>
          <w:rPrChange w:id="1279" w:author="Ruizi HAN (20125115)" w:date="2020-12-02T02:04:00Z">
            <w:rPr>
              <w:rFonts w:ascii="Verdana" w:hAnsi="Verdana"/>
              <w:sz w:val="24"/>
              <w:u w:val="single"/>
            </w:rPr>
          </w:rPrChange>
        </w:rPr>
      </w:pPr>
      <w:r w:rsidRPr="00434A46">
        <w:rPr>
          <w:rFonts w:ascii="Verdana" w:eastAsia="宋体" w:hAnsi="Verdana" w:cs="宋体"/>
          <w:kern w:val="0"/>
          <w:sz w:val="24"/>
          <w:rPrChange w:id="1280" w:author="Ruizi HAN (20125115)" w:date="2020-12-02T02:04:00Z">
            <w:rPr>
              <w:rFonts w:ascii="Verdana" w:eastAsia="宋体" w:hAnsi="Verdana" w:cs="宋体"/>
              <w:kern w:val="0"/>
              <w:sz w:val="24"/>
            </w:rPr>
          </w:rPrChange>
        </w:rPr>
        <w:t>None of above</w:t>
      </w:r>
      <w:r w:rsidRPr="00434A46">
        <w:rPr>
          <w:rFonts w:ascii="Verdana" w:eastAsia="宋体" w:hAnsi="Verdana" w:cs="宋体"/>
          <w:kern w:val="0"/>
          <w:sz w:val="24"/>
          <w:rPrChange w:id="1281" w:author="Ruizi HAN (20125115)" w:date="2020-12-02T02:04:00Z">
            <w:rPr>
              <w:rFonts w:ascii="Verdana" w:eastAsia="宋体" w:hAnsi="Verdana" w:cs="宋体" w:hint="eastAsia"/>
              <w:kern w:val="0"/>
              <w:sz w:val="24"/>
            </w:rPr>
          </w:rPrChange>
        </w:rPr>
        <w:t>:</w:t>
      </w:r>
      <w:r w:rsidRPr="00434A46">
        <w:rPr>
          <w:rFonts w:ascii="Verdana" w:eastAsia="宋体" w:hAnsi="Verdana" w:cs="宋体"/>
          <w:kern w:val="0"/>
          <w:sz w:val="24"/>
        </w:rPr>
        <w:t xml:space="preserve"> </w:t>
      </w:r>
      <w:r w:rsidRPr="00434A46">
        <w:rPr>
          <w:rFonts w:ascii="Verdana" w:hAnsi="Verdana"/>
          <w:sz w:val="24"/>
          <w:u w:val="single"/>
        </w:rPr>
        <w:t xml:space="preserve">                       </w:t>
      </w:r>
    </w:p>
    <w:p w14:paraId="619EB562" w14:textId="77777777" w:rsidR="00BB39C0" w:rsidRPr="00434A46" w:rsidRDefault="00BB39C0" w:rsidP="00BB39C0">
      <w:pPr>
        <w:widowControl/>
        <w:jc w:val="left"/>
        <w:rPr>
          <w:rFonts w:ascii="Verdana" w:eastAsia="宋体" w:hAnsi="Verdana" w:cs="宋体"/>
          <w:kern w:val="0"/>
          <w:sz w:val="24"/>
          <w:rPrChange w:id="1282" w:author="Ruizi HAN (20125115)" w:date="2020-12-02T02:04:00Z">
            <w:rPr>
              <w:rFonts w:ascii="Verdana" w:eastAsia="宋体" w:hAnsi="Verdana" w:cs="宋体"/>
              <w:kern w:val="0"/>
              <w:sz w:val="24"/>
            </w:rPr>
          </w:rPrChange>
        </w:rPr>
      </w:pPr>
    </w:p>
    <w:p w14:paraId="20A15F1F" w14:textId="77777777" w:rsidR="00BB39C0" w:rsidRPr="00434A46" w:rsidRDefault="00BB39C0" w:rsidP="00BB39C0">
      <w:pPr>
        <w:widowControl/>
        <w:jc w:val="left"/>
        <w:rPr>
          <w:rFonts w:ascii="Verdana" w:eastAsia="宋体" w:hAnsi="Verdana" w:cs="宋体"/>
          <w:kern w:val="0"/>
          <w:sz w:val="24"/>
          <w:rPrChange w:id="1283" w:author="Ruizi HAN (20125115)" w:date="2020-12-02T02:04:00Z">
            <w:rPr>
              <w:rFonts w:ascii="Verdana" w:eastAsia="宋体" w:hAnsi="Verdana" w:cs="宋体"/>
              <w:kern w:val="0"/>
              <w:sz w:val="24"/>
            </w:rPr>
          </w:rPrChange>
        </w:rPr>
      </w:pPr>
      <w:r w:rsidRPr="00434A46">
        <w:rPr>
          <w:rFonts w:ascii="Verdana" w:hAnsi="Verdana"/>
          <w:sz w:val="24"/>
          <w:rPrChange w:id="1284" w:author="Ruizi HAN (20125115)" w:date="2020-12-02T02:04:00Z">
            <w:rPr>
              <w:rFonts w:ascii="Verdana" w:hAnsi="Verdana"/>
              <w:sz w:val="24"/>
            </w:rPr>
          </w:rPrChange>
        </w:rPr>
        <w:t>(12) (</w:t>
      </w:r>
      <w:r w:rsidRPr="00434A46">
        <w:rPr>
          <w:rFonts w:ascii="Verdana" w:eastAsia="宋体" w:hAnsi="Verdana" w:cs="Tahoma"/>
          <w:color w:val="000000"/>
          <w:kern w:val="0"/>
          <w:sz w:val="24"/>
          <w:shd w:val="clear" w:color="auto" w:fill="FFFFFF"/>
          <w:rPrChange w:id="1285" w:author="Ruizi HAN (20125115)" w:date="2020-12-02T02:04:00Z">
            <w:rPr>
              <w:rFonts w:ascii="Verdana" w:eastAsia="宋体" w:hAnsi="Verdana" w:cs="Tahoma"/>
              <w:color w:val="000000"/>
              <w:kern w:val="0"/>
              <w:sz w:val="24"/>
              <w:shd w:val="clear" w:color="auto" w:fill="FFFFFF"/>
            </w:rPr>
          </w:rPrChange>
        </w:rPr>
        <w:t>optional</w:t>
      </w:r>
      <w:r w:rsidRPr="00434A46">
        <w:rPr>
          <w:rFonts w:ascii="Verdana" w:hAnsi="Verdana"/>
          <w:sz w:val="24"/>
          <w:rPrChange w:id="1286" w:author="Ruizi HAN (20125115)" w:date="2020-12-02T02:04:00Z">
            <w:rPr>
              <w:rFonts w:ascii="Verdana" w:hAnsi="Verdana"/>
              <w:sz w:val="24"/>
            </w:rPr>
          </w:rPrChange>
        </w:rPr>
        <w:t xml:space="preserve">) </w:t>
      </w:r>
      <w:r w:rsidRPr="00434A46">
        <w:rPr>
          <w:rFonts w:ascii="Verdana" w:eastAsia="宋体" w:hAnsi="Verdana" w:cs="Tahoma"/>
          <w:b/>
          <w:bCs/>
          <w:color w:val="000000"/>
          <w:kern w:val="0"/>
          <w:sz w:val="24"/>
          <w:shd w:val="clear" w:color="auto" w:fill="FFFFFF"/>
          <w:rPrChange w:id="1287" w:author="Ruizi HAN (20125115)" w:date="2020-12-02T02:04:00Z">
            <w:rPr>
              <w:rFonts w:ascii="Verdana" w:eastAsia="宋体" w:hAnsi="Verdana" w:cs="Tahoma"/>
              <w:b/>
              <w:bCs/>
              <w:color w:val="000000"/>
              <w:kern w:val="0"/>
              <w:sz w:val="24"/>
              <w:shd w:val="clear" w:color="auto" w:fill="FFFFFF"/>
            </w:rPr>
          </w:rPrChange>
        </w:rPr>
        <w:t>What other functions you think the software should have?</w:t>
      </w:r>
      <w:r w:rsidRPr="00434A46">
        <w:rPr>
          <w:rFonts w:ascii="Verdana" w:eastAsia="宋体" w:hAnsi="Verdana" w:cs="Tahoma"/>
          <w:color w:val="000000"/>
          <w:kern w:val="0"/>
          <w:sz w:val="24"/>
          <w:shd w:val="clear" w:color="auto" w:fill="FFFFFF"/>
          <w:rPrChange w:id="1288" w:author="Ruizi HAN (20125115)" w:date="2020-12-02T02:04:00Z">
            <w:rPr>
              <w:rFonts w:ascii="Verdana" w:eastAsia="宋体" w:hAnsi="Verdana" w:cs="Tahoma"/>
              <w:color w:val="000000"/>
              <w:kern w:val="0"/>
              <w:sz w:val="24"/>
              <w:shd w:val="clear" w:color="auto" w:fill="FFFFFF"/>
            </w:rPr>
          </w:rPrChange>
        </w:rPr>
        <w:t xml:space="preserve"> You are welcome to talk about your expectations of our software.</w:t>
      </w:r>
    </w:p>
    <w:p w14:paraId="7004B45B" w14:textId="2C0AF2F1" w:rsidR="003C5CE1" w:rsidRPr="00434A46" w:rsidRDefault="003C5CE1">
      <w:pPr>
        <w:rPr>
          <w:rFonts w:ascii="Verdana" w:hAnsi="Verdana"/>
          <w:rPrChange w:id="1289" w:author="Ruizi HAN (20125115)" w:date="2020-12-02T02:04:00Z">
            <w:rPr/>
          </w:rPrChange>
        </w:rPr>
      </w:pPr>
    </w:p>
    <w:sectPr w:rsidR="003C5CE1" w:rsidRPr="00434A4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0" w:author="Ruizi HAN (20125115)" w:date="2020-11-28T16:33:00Z" w:initials="RH(">
    <w:p w14:paraId="632DDDC5" w14:textId="32301649" w:rsidR="003823D4" w:rsidRDefault="003823D4">
      <w:pPr>
        <w:pStyle w:val="ad"/>
      </w:pPr>
      <w:r>
        <w:rPr>
          <w:rStyle w:val="ac"/>
        </w:rPr>
        <w:annotationRef/>
      </w:r>
      <w:r>
        <w:rPr>
          <w:rFonts w:hint="eastAsia"/>
        </w:rPr>
        <w:t>感觉这里可以提一句男女比例3</w:t>
      </w:r>
      <w:r>
        <w:t>:2</w:t>
      </w:r>
      <w:r>
        <w:rPr>
          <w:rFonts w:hint="eastAsia"/>
        </w:rPr>
        <w:t>。</w:t>
      </w:r>
    </w:p>
  </w:comment>
  <w:comment w:id="295" w:author="Ruizi HAN (20125115)" w:date="2020-11-28T16:34:00Z" w:initials="RH(">
    <w:p w14:paraId="79D3CDD3" w14:textId="217ECDC3" w:rsidR="003823D4" w:rsidRDefault="003823D4">
      <w:pPr>
        <w:pStyle w:val="ad"/>
      </w:pPr>
      <w:r>
        <w:rPr>
          <w:rStyle w:val="ac"/>
        </w:rPr>
        <w:annotationRef/>
      </w:r>
      <w:r>
        <w:rPr>
          <w:rFonts w:hint="eastAsia"/>
        </w:rPr>
        <w:t>大多数是大一，符合我们的用户群体，所以意见和问卷结果值得参考。</w:t>
      </w:r>
    </w:p>
  </w:comment>
  <w:comment w:id="351" w:author="Ruizi HAN (20125115)" w:date="2020-11-28T16:36:00Z" w:initials="RH(">
    <w:p w14:paraId="5E84CF5A" w14:textId="525BC073" w:rsidR="00E27267" w:rsidRDefault="00E27267">
      <w:pPr>
        <w:pStyle w:val="ad"/>
      </w:pPr>
      <w:r>
        <w:rPr>
          <w:rStyle w:val="ac"/>
        </w:rPr>
        <w:annotationRef/>
      </w:r>
      <w:r>
        <w:rPr>
          <w:rFonts w:hint="eastAsia"/>
        </w:rPr>
        <w:t>大部分有应对考试/academic的需求，所以我们软件会做的偏functional一些，方便用户快速获取知识。</w:t>
      </w:r>
    </w:p>
  </w:comment>
  <w:comment w:id="402" w:author="Ruizi HAN (20125115)" w:date="2020-11-28T16:38:00Z" w:initials="RH(">
    <w:p w14:paraId="24F2EC06" w14:textId="784780B7" w:rsidR="00E27267" w:rsidRDefault="00E27267">
      <w:pPr>
        <w:pStyle w:val="ad"/>
      </w:pPr>
      <w:r>
        <w:rPr>
          <w:rStyle w:val="ac"/>
        </w:rPr>
        <w:annotationRef/>
      </w:r>
      <w:r>
        <w:rPr>
          <w:rFonts w:hint="eastAsia"/>
        </w:rPr>
        <w:t>就写一下解释里说到的，有部分人一点都不了解，所以需要设置简单算法的tutorial</w:t>
      </w:r>
    </w:p>
  </w:comment>
  <w:comment w:id="463" w:author="Ruizi HAN (20125115)" w:date="2020-11-28T16:43:00Z" w:initials="RH(">
    <w:p w14:paraId="6A21E842" w14:textId="26E7494F" w:rsidR="00E27267" w:rsidRDefault="00E27267">
      <w:pPr>
        <w:pStyle w:val="ad"/>
      </w:pPr>
      <w:r>
        <w:rPr>
          <w:rStyle w:val="ac"/>
        </w:rPr>
        <w:annotationRef/>
      </w:r>
      <w:r>
        <w:rPr>
          <w:rFonts w:hint="eastAsia"/>
        </w:rPr>
        <w:t>提一提我们会注重functional，或许可以和上面问题</w:t>
      </w:r>
      <w:r>
        <w:t>3</w:t>
      </w:r>
      <w:r>
        <w:rPr>
          <w:rFonts w:hint="eastAsia"/>
        </w:rPr>
        <w:t>一起写</w:t>
      </w:r>
    </w:p>
  </w:comment>
  <w:comment w:id="604" w:author="Ruizi HAN (20125115)" w:date="2020-11-28T16:48:00Z" w:initials="RH(">
    <w:p w14:paraId="59B9F778" w14:textId="3E61A0A0" w:rsidR="00760B08" w:rsidRDefault="00760B08">
      <w:pPr>
        <w:pStyle w:val="ad"/>
      </w:pPr>
      <w:r>
        <w:rPr>
          <w:rStyle w:val="ac"/>
        </w:rPr>
        <w:annotationRef/>
      </w:r>
      <w:r>
        <w:rPr>
          <w:rFonts w:hint="eastAsia"/>
        </w:rPr>
        <w:t>感觉可以提一句，我们初步决定用什么平台。</w:t>
      </w:r>
    </w:p>
  </w:comment>
  <w:comment w:id="745" w:author="Ruizi HAN (20125115)" w:date="2020-11-28T17:02:00Z" w:initials="RH(">
    <w:p w14:paraId="33635665" w14:textId="6C70A88B" w:rsidR="00A212A6" w:rsidRDefault="00A212A6">
      <w:pPr>
        <w:pStyle w:val="ad"/>
      </w:pPr>
      <w:r>
        <w:rPr>
          <w:rStyle w:val="ac"/>
        </w:rPr>
        <w:annotationRef/>
      </w:r>
      <w:r>
        <w:rPr>
          <w:rFonts w:hint="eastAsia"/>
        </w:rPr>
        <w:t>感觉这里和requirements联系的部分很多，可以联系着讲一下？</w:t>
      </w:r>
    </w:p>
  </w:comment>
  <w:comment w:id="926" w:author="陈诗量" w:date="2020-11-25T14:13:00Z" w:initials="陈诗量">
    <w:p w14:paraId="0DB6C15E" w14:textId="6BCF01C8" w:rsidR="006C5D1C" w:rsidRDefault="006C5D1C">
      <w:pPr>
        <w:pStyle w:val="ad"/>
      </w:pPr>
      <w:r>
        <w:rPr>
          <w:rStyle w:val="ac"/>
        </w:rPr>
        <w:annotationRef/>
      </w:r>
      <w:r>
        <w:rPr>
          <w:rFonts w:hint="eastAsia"/>
        </w:rPr>
        <w:t>这句话的意义在于什么，希望表达什么意思</w:t>
      </w:r>
    </w:p>
  </w:comment>
  <w:comment w:id="927" w:author="Ruizi HAN (20125115)" w:date="2020-11-28T17:05:00Z" w:initials="RH(">
    <w:p w14:paraId="0F44CEEE" w14:textId="0266F438" w:rsidR="000E44D2" w:rsidRDefault="000E44D2">
      <w:pPr>
        <w:pStyle w:val="ad"/>
      </w:pPr>
      <w:r>
        <w:rPr>
          <w:rStyle w:val="ac"/>
        </w:rPr>
        <w:annotationRef/>
      </w:r>
      <w:r>
        <w:rPr>
          <w:rFonts w:hint="eastAsia"/>
        </w:rPr>
        <w:t>感觉可以删除？</w:t>
      </w:r>
    </w:p>
  </w:comment>
  <w:comment w:id="974" w:author="陈诗量" w:date="2020-11-25T14:15:00Z" w:initials="陈诗量">
    <w:p w14:paraId="675C7DF6" w14:textId="4C6E5BE1" w:rsidR="006C5D1C" w:rsidRDefault="006C5D1C">
      <w:pPr>
        <w:pStyle w:val="ad"/>
      </w:pPr>
      <w:r>
        <w:rPr>
          <w:rStyle w:val="ac"/>
        </w:rPr>
        <w:annotationRef/>
      </w:r>
      <w:r>
        <w:rPr>
          <w:rFonts w:hint="eastAsia"/>
        </w:rPr>
        <w:t>这里是啥意思？</w:t>
      </w:r>
    </w:p>
  </w:comment>
  <w:comment w:id="975" w:author="Ruizi HAN (20125115)" w:date="2020-11-28T17:06:00Z" w:initials="RH(">
    <w:p w14:paraId="42B3C6CC" w14:textId="612C6B0D" w:rsidR="000E44D2" w:rsidRDefault="000E44D2">
      <w:pPr>
        <w:pStyle w:val="ad"/>
      </w:pPr>
      <w:r>
        <w:rPr>
          <w:rStyle w:val="ac"/>
        </w:rPr>
        <w:annotationRef/>
      </w:r>
      <w:r>
        <w:rPr>
          <w:rFonts w:hint="eastAsia"/>
        </w:rPr>
        <w:t>感觉是学习思路指导？是对算法的简单介绍。</w:t>
      </w:r>
      <w:r>
        <w:t>O</w:t>
      </w:r>
      <w:r>
        <w:rPr>
          <w:rFonts w:hint="eastAsia"/>
        </w:rPr>
        <w:t>utline</w:t>
      </w:r>
      <w:r>
        <w:t xml:space="preserve"> of algorithms?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2DDDC5" w15:done="0"/>
  <w15:commentEx w15:paraId="79D3CDD3" w15:done="0"/>
  <w15:commentEx w15:paraId="5E84CF5A" w15:done="0"/>
  <w15:commentEx w15:paraId="24F2EC06" w15:done="0"/>
  <w15:commentEx w15:paraId="6A21E842" w15:done="0"/>
  <w15:commentEx w15:paraId="59B9F778" w15:done="0"/>
  <w15:commentEx w15:paraId="33635665" w15:done="0"/>
  <w15:commentEx w15:paraId="0DB6C15E" w15:done="0"/>
  <w15:commentEx w15:paraId="0F44CEEE" w15:paraIdParent="0DB6C15E" w15:done="0"/>
  <w15:commentEx w15:paraId="675C7DF6" w15:done="0"/>
  <w15:commentEx w15:paraId="42B3C6CC" w15:paraIdParent="675C7D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CFA4A" w16cex:dateUtc="2020-11-28T08:33:00Z"/>
  <w16cex:commentExtensible w16cex:durableId="236CFA84" w16cex:dateUtc="2020-11-28T08:34:00Z"/>
  <w16cex:commentExtensible w16cex:durableId="236CFB1F" w16cex:dateUtc="2020-11-28T08:36:00Z"/>
  <w16cex:commentExtensible w16cex:durableId="236CFB74" w16cex:dateUtc="2020-11-28T08:38:00Z"/>
  <w16cex:commentExtensible w16cex:durableId="236CFC96" w16cex:dateUtc="2020-11-28T08:43:00Z"/>
  <w16cex:commentExtensible w16cex:durableId="236CFDDE" w16cex:dateUtc="2020-11-28T08:48:00Z"/>
  <w16cex:commentExtensible w16cex:durableId="236D012C" w16cex:dateUtc="2020-11-28T09:02:00Z"/>
  <w16cex:commentExtensible w16cex:durableId="2368E522" w16cex:dateUtc="2020-11-25T06:13:00Z"/>
  <w16cex:commentExtensible w16cex:durableId="236D01E2" w16cex:dateUtc="2020-11-28T09:05:00Z"/>
  <w16cex:commentExtensible w16cex:durableId="2368E57F" w16cex:dateUtc="2020-11-25T06:15:00Z"/>
  <w16cex:commentExtensible w16cex:durableId="236D0230" w16cex:dateUtc="2020-11-2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2DDDC5" w16cid:durableId="236CFA4A"/>
  <w16cid:commentId w16cid:paraId="79D3CDD3" w16cid:durableId="236CFA84"/>
  <w16cid:commentId w16cid:paraId="5E84CF5A" w16cid:durableId="236CFB1F"/>
  <w16cid:commentId w16cid:paraId="24F2EC06" w16cid:durableId="236CFB74"/>
  <w16cid:commentId w16cid:paraId="6A21E842" w16cid:durableId="236CFC96"/>
  <w16cid:commentId w16cid:paraId="59B9F778" w16cid:durableId="236CFDDE"/>
  <w16cid:commentId w16cid:paraId="33635665" w16cid:durableId="236D012C"/>
  <w16cid:commentId w16cid:paraId="0DB6C15E" w16cid:durableId="2368E522"/>
  <w16cid:commentId w16cid:paraId="0F44CEEE" w16cid:durableId="236D01E2"/>
  <w16cid:commentId w16cid:paraId="675C7DF6" w16cid:durableId="2368E57F"/>
  <w16cid:commentId w16cid:paraId="42B3C6CC" w16cid:durableId="236D0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E5CB7" w14:textId="77777777" w:rsidR="001C2CFC" w:rsidRDefault="001C2CFC" w:rsidP="00E80467">
      <w:r>
        <w:separator/>
      </w:r>
    </w:p>
  </w:endnote>
  <w:endnote w:type="continuationSeparator" w:id="0">
    <w:p w14:paraId="66DBDE5B" w14:textId="77777777" w:rsidR="001C2CFC" w:rsidRDefault="001C2CFC" w:rsidP="00E8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auto"/>
    <w:pitch w:val="default"/>
    <w:sig w:usb0="E1002EFF" w:usb1="C000605B" w:usb2="00000029" w:usb3="00000000" w:csb0="200101FF" w:csb1="2028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EFCC6" w14:textId="77777777" w:rsidR="001C2CFC" w:rsidRDefault="001C2CFC" w:rsidP="00E80467">
      <w:r>
        <w:separator/>
      </w:r>
    </w:p>
  </w:footnote>
  <w:footnote w:type="continuationSeparator" w:id="0">
    <w:p w14:paraId="31517EF5" w14:textId="77777777" w:rsidR="001C2CFC" w:rsidRDefault="001C2CFC" w:rsidP="00E80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0345D"/>
    <w:multiLevelType w:val="hybridMultilevel"/>
    <w:tmpl w:val="1E92205C"/>
    <w:lvl w:ilvl="0" w:tplc="F75C46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4FBF"/>
    <w:multiLevelType w:val="hybridMultilevel"/>
    <w:tmpl w:val="36A831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493B1C"/>
    <w:multiLevelType w:val="hybridMultilevel"/>
    <w:tmpl w:val="A79E0288"/>
    <w:lvl w:ilvl="0" w:tplc="31E2F6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0D5797"/>
    <w:multiLevelType w:val="hybridMultilevel"/>
    <w:tmpl w:val="EE12B89C"/>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5F11EE"/>
    <w:multiLevelType w:val="hybridMultilevel"/>
    <w:tmpl w:val="29D2BA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42726B"/>
    <w:multiLevelType w:val="hybridMultilevel"/>
    <w:tmpl w:val="8572ED18"/>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A7112D"/>
    <w:multiLevelType w:val="hybridMultilevel"/>
    <w:tmpl w:val="3F4EF8C6"/>
    <w:lvl w:ilvl="0" w:tplc="36748830">
      <w:start w:val="1"/>
      <w:numFmt w:val="bullet"/>
      <w:lvlText w:val="o"/>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0C4BA1"/>
    <w:multiLevelType w:val="hybridMultilevel"/>
    <w:tmpl w:val="193C8682"/>
    <w:lvl w:ilvl="0" w:tplc="30AE0F38">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34279DA"/>
    <w:multiLevelType w:val="hybridMultilevel"/>
    <w:tmpl w:val="EB5E152A"/>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E23990"/>
    <w:multiLevelType w:val="hybridMultilevel"/>
    <w:tmpl w:val="F4A4B84A"/>
    <w:lvl w:ilvl="0" w:tplc="D0B08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B460FA"/>
    <w:multiLevelType w:val="hybridMultilevel"/>
    <w:tmpl w:val="41EC8A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A0F3852"/>
    <w:multiLevelType w:val="hybridMultilevel"/>
    <w:tmpl w:val="C436E53C"/>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B654B3E"/>
    <w:multiLevelType w:val="hybridMultilevel"/>
    <w:tmpl w:val="421805B0"/>
    <w:lvl w:ilvl="0" w:tplc="964C5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D41CFB"/>
    <w:multiLevelType w:val="hybridMultilevel"/>
    <w:tmpl w:val="EE4C7C7A"/>
    <w:lvl w:ilvl="0" w:tplc="81AC00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2B152E"/>
    <w:multiLevelType w:val="hybridMultilevel"/>
    <w:tmpl w:val="6C02F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1F929FC"/>
    <w:multiLevelType w:val="hybridMultilevel"/>
    <w:tmpl w:val="CCEE599E"/>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AC9333E"/>
    <w:multiLevelType w:val="hybridMultilevel"/>
    <w:tmpl w:val="186AF996"/>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0"/>
  </w:num>
  <w:num w:numId="3">
    <w:abstractNumId w:val="14"/>
  </w:num>
  <w:num w:numId="4">
    <w:abstractNumId w:val="2"/>
  </w:num>
  <w:num w:numId="5">
    <w:abstractNumId w:val="12"/>
  </w:num>
  <w:num w:numId="6">
    <w:abstractNumId w:val="7"/>
  </w:num>
  <w:num w:numId="7">
    <w:abstractNumId w:val="1"/>
  </w:num>
  <w:num w:numId="8">
    <w:abstractNumId w:val="8"/>
  </w:num>
  <w:num w:numId="9">
    <w:abstractNumId w:val="3"/>
  </w:num>
  <w:num w:numId="10">
    <w:abstractNumId w:val="15"/>
  </w:num>
  <w:num w:numId="11">
    <w:abstractNumId w:val="4"/>
  </w:num>
  <w:num w:numId="12">
    <w:abstractNumId w:val="0"/>
  </w:num>
  <w:num w:numId="13">
    <w:abstractNumId w:val="13"/>
  </w:num>
  <w:num w:numId="14">
    <w:abstractNumId w:val="16"/>
  </w:num>
  <w:num w:numId="15">
    <w:abstractNumId w:val="5"/>
  </w:num>
  <w:num w:numId="16">
    <w:abstractNumId w:val="6"/>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izi HAN (20125115)">
    <w15:presenceInfo w15:providerId="AD" w15:userId="S::biyrh2@nottingham.edu.cn::0337c467-e31d-40d9-8c4c-1a14263be52e"/>
  </w15:person>
  <w15:person w15:author="陈诗量">
    <w15:presenceInfo w15:providerId="None" w15:userId="陈诗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FDA"/>
    <w:rsid w:val="0000044A"/>
    <w:rsid w:val="00011947"/>
    <w:rsid w:val="00015A24"/>
    <w:rsid w:val="000314BF"/>
    <w:rsid w:val="00042153"/>
    <w:rsid w:val="00060364"/>
    <w:rsid w:val="000975C7"/>
    <w:rsid w:val="000B4198"/>
    <w:rsid w:val="000B7013"/>
    <w:rsid w:val="000D2951"/>
    <w:rsid w:val="000E44D2"/>
    <w:rsid w:val="000E4FF4"/>
    <w:rsid w:val="001003E7"/>
    <w:rsid w:val="00145A8F"/>
    <w:rsid w:val="00146A0D"/>
    <w:rsid w:val="0019606F"/>
    <w:rsid w:val="001C2CFC"/>
    <w:rsid w:val="001C4E7B"/>
    <w:rsid w:val="001D3023"/>
    <w:rsid w:val="001E6B75"/>
    <w:rsid w:val="001F6B35"/>
    <w:rsid w:val="0021089F"/>
    <w:rsid w:val="0024563F"/>
    <w:rsid w:val="00282BBA"/>
    <w:rsid w:val="002A26C9"/>
    <w:rsid w:val="002A4365"/>
    <w:rsid w:val="002C17E0"/>
    <w:rsid w:val="003231EA"/>
    <w:rsid w:val="003419DF"/>
    <w:rsid w:val="00347B8C"/>
    <w:rsid w:val="00350AEC"/>
    <w:rsid w:val="00371840"/>
    <w:rsid w:val="00373639"/>
    <w:rsid w:val="003761C0"/>
    <w:rsid w:val="003823D4"/>
    <w:rsid w:val="00385D96"/>
    <w:rsid w:val="003A77FF"/>
    <w:rsid w:val="003B0F0D"/>
    <w:rsid w:val="003C5CE1"/>
    <w:rsid w:val="003C7DCB"/>
    <w:rsid w:val="003D1C84"/>
    <w:rsid w:val="003E18A2"/>
    <w:rsid w:val="00434A46"/>
    <w:rsid w:val="00436353"/>
    <w:rsid w:val="00485DEC"/>
    <w:rsid w:val="00491B26"/>
    <w:rsid w:val="00496C05"/>
    <w:rsid w:val="004970B7"/>
    <w:rsid w:val="00522205"/>
    <w:rsid w:val="00523786"/>
    <w:rsid w:val="00542827"/>
    <w:rsid w:val="0058165F"/>
    <w:rsid w:val="005C2C37"/>
    <w:rsid w:val="00600146"/>
    <w:rsid w:val="00643E44"/>
    <w:rsid w:val="00670B27"/>
    <w:rsid w:val="006756AF"/>
    <w:rsid w:val="006C5D1C"/>
    <w:rsid w:val="006C69F5"/>
    <w:rsid w:val="006E7F9B"/>
    <w:rsid w:val="00706229"/>
    <w:rsid w:val="007250F5"/>
    <w:rsid w:val="0074615C"/>
    <w:rsid w:val="0074785B"/>
    <w:rsid w:val="00760B08"/>
    <w:rsid w:val="00780C56"/>
    <w:rsid w:val="0079424D"/>
    <w:rsid w:val="007B78E6"/>
    <w:rsid w:val="007D38F3"/>
    <w:rsid w:val="007E2E4E"/>
    <w:rsid w:val="0083191A"/>
    <w:rsid w:val="008811B1"/>
    <w:rsid w:val="008911DB"/>
    <w:rsid w:val="008B59E6"/>
    <w:rsid w:val="008F7A3B"/>
    <w:rsid w:val="009340AF"/>
    <w:rsid w:val="009C2C4F"/>
    <w:rsid w:val="009D2A4A"/>
    <w:rsid w:val="00A0039B"/>
    <w:rsid w:val="00A1670A"/>
    <w:rsid w:val="00A212A6"/>
    <w:rsid w:val="00A529AE"/>
    <w:rsid w:val="00A72053"/>
    <w:rsid w:val="00AC14E6"/>
    <w:rsid w:val="00AE5A93"/>
    <w:rsid w:val="00B21BD6"/>
    <w:rsid w:val="00B52284"/>
    <w:rsid w:val="00B65461"/>
    <w:rsid w:val="00B77280"/>
    <w:rsid w:val="00BA50CA"/>
    <w:rsid w:val="00BB39C0"/>
    <w:rsid w:val="00BC6785"/>
    <w:rsid w:val="00BE799F"/>
    <w:rsid w:val="00BF0F22"/>
    <w:rsid w:val="00C25910"/>
    <w:rsid w:val="00C60FAC"/>
    <w:rsid w:val="00C72856"/>
    <w:rsid w:val="00C7443E"/>
    <w:rsid w:val="00CF4F1A"/>
    <w:rsid w:val="00D05FDA"/>
    <w:rsid w:val="00D10E98"/>
    <w:rsid w:val="00D54031"/>
    <w:rsid w:val="00D677AA"/>
    <w:rsid w:val="00DD7EBD"/>
    <w:rsid w:val="00E078E3"/>
    <w:rsid w:val="00E27267"/>
    <w:rsid w:val="00E80467"/>
    <w:rsid w:val="00E91ED1"/>
    <w:rsid w:val="00EA675B"/>
    <w:rsid w:val="00EF2FB4"/>
    <w:rsid w:val="00F020D4"/>
    <w:rsid w:val="00F04327"/>
    <w:rsid w:val="00F07022"/>
    <w:rsid w:val="00F23CE4"/>
    <w:rsid w:val="00F445D9"/>
    <w:rsid w:val="00F77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91241"/>
  <w15:chartTrackingRefBased/>
  <w15:docId w15:val="{B9196AB5-B94E-4971-A5FC-9C8C1908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5FDA"/>
    <w:pPr>
      <w:ind w:firstLineChars="200" w:firstLine="420"/>
    </w:pPr>
  </w:style>
  <w:style w:type="paragraph" w:styleId="a4">
    <w:name w:val="Subtitle"/>
    <w:basedOn w:val="a"/>
    <w:next w:val="a"/>
    <w:link w:val="a5"/>
    <w:uiPriority w:val="11"/>
    <w:qFormat/>
    <w:rsid w:val="00BE799F"/>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BE799F"/>
    <w:rPr>
      <w:b/>
      <w:bCs/>
      <w:kern w:val="28"/>
      <w:sz w:val="32"/>
      <w:szCs w:val="32"/>
    </w:rPr>
  </w:style>
  <w:style w:type="paragraph" w:styleId="a6">
    <w:name w:val="header"/>
    <w:basedOn w:val="a"/>
    <w:link w:val="a7"/>
    <w:uiPriority w:val="99"/>
    <w:unhideWhenUsed/>
    <w:rsid w:val="00E80467"/>
    <w:pPr>
      <w:tabs>
        <w:tab w:val="center" w:pos="4153"/>
        <w:tab w:val="right" w:pos="8306"/>
      </w:tabs>
    </w:pPr>
  </w:style>
  <w:style w:type="character" w:customStyle="1" w:styleId="a7">
    <w:name w:val="页眉 字符"/>
    <w:basedOn w:val="a0"/>
    <w:link w:val="a6"/>
    <w:uiPriority w:val="99"/>
    <w:rsid w:val="00E80467"/>
  </w:style>
  <w:style w:type="paragraph" w:styleId="a8">
    <w:name w:val="footer"/>
    <w:basedOn w:val="a"/>
    <w:link w:val="a9"/>
    <w:uiPriority w:val="99"/>
    <w:unhideWhenUsed/>
    <w:rsid w:val="00E80467"/>
    <w:pPr>
      <w:tabs>
        <w:tab w:val="center" w:pos="4153"/>
        <w:tab w:val="right" w:pos="8306"/>
      </w:tabs>
    </w:pPr>
  </w:style>
  <w:style w:type="character" w:customStyle="1" w:styleId="a9">
    <w:name w:val="页脚 字符"/>
    <w:basedOn w:val="a0"/>
    <w:link w:val="a8"/>
    <w:uiPriority w:val="99"/>
    <w:rsid w:val="00E80467"/>
  </w:style>
  <w:style w:type="paragraph" w:styleId="aa">
    <w:name w:val="Balloon Text"/>
    <w:basedOn w:val="a"/>
    <w:link w:val="ab"/>
    <w:uiPriority w:val="99"/>
    <w:semiHidden/>
    <w:unhideWhenUsed/>
    <w:rsid w:val="00DD7EBD"/>
    <w:rPr>
      <w:rFonts w:ascii="Segoe UI" w:hAnsi="Segoe UI" w:cs="Segoe UI"/>
      <w:sz w:val="18"/>
      <w:szCs w:val="18"/>
    </w:rPr>
  </w:style>
  <w:style w:type="character" w:customStyle="1" w:styleId="ab">
    <w:name w:val="批注框文本 字符"/>
    <w:basedOn w:val="a0"/>
    <w:link w:val="aa"/>
    <w:uiPriority w:val="99"/>
    <w:semiHidden/>
    <w:rsid w:val="00DD7EBD"/>
    <w:rPr>
      <w:rFonts w:ascii="Segoe UI" w:hAnsi="Segoe UI" w:cs="Segoe UI"/>
      <w:sz w:val="18"/>
      <w:szCs w:val="18"/>
    </w:rPr>
  </w:style>
  <w:style w:type="character" w:styleId="ac">
    <w:name w:val="annotation reference"/>
    <w:basedOn w:val="a0"/>
    <w:uiPriority w:val="99"/>
    <w:semiHidden/>
    <w:unhideWhenUsed/>
    <w:rsid w:val="00A0039B"/>
    <w:rPr>
      <w:sz w:val="16"/>
      <w:szCs w:val="16"/>
    </w:rPr>
  </w:style>
  <w:style w:type="paragraph" w:styleId="ad">
    <w:name w:val="annotation text"/>
    <w:basedOn w:val="a"/>
    <w:link w:val="ae"/>
    <w:uiPriority w:val="99"/>
    <w:semiHidden/>
    <w:unhideWhenUsed/>
    <w:rsid w:val="00A0039B"/>
    <w:rPr>
      <w:sz w:val="20"/>
      <w:szCs w:val="20"/>
    </w:rPr>
  </w:style>
  <w:style w:type="character" w:customStyle="1" w:styleId="ae">
    <w:name w:val="批注文字 字符"/>
    <w:basedOn w:val="a0"/>
    <w:link w:val="ad"/>
    <w:uiPriority w:val="99"/>
    <w:semiHidden/>
    <w:rsid w:val="00A0039B"/>
    <w:rPr>
      <w:sz w:val="20"/>
      <w:szCs w:val="20"/>
    </w:rPr>
  </w:style>
  <w:style w:type="paragraph" w:styleId="af">
    <w:name w:val="annotation subject"/>
    <w:basedOn w:val="ad"/>
    <w:next w:val="ad"/>
    <w:link w:val="af0"/>
    <w:uiPriority w:val="99"/>
    <w:semiHidden/>
    <w:unhideWhenUsed/>
    <w:rsid w:val="00A0039B"/>
    <w:rPr>
      <w:b/>
      <w:bCs/>
    </w:rPr>
  </w:style>
  <w:style w:type="character" w:customStyle="1" w:styleId="af0">
    <w:name w:val="批注主题 字符"/>
    <w:basedOn w:val="ae"/>
    <w:link w:val="af"/>
    <w:uiPriority w:val="99"/>
    <w:semiHidden/>
    <w:rsid w:val="00A003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宇婷 姜</dc:creator>
  <cp:keywords/>
  <dc:description/>
  <cp:lastModifiedBy>Ruizi HAN (20125115)</cp:lastModifiedBy>
  <cp:revision>60</cp:revision>
  <cp:lastPrinted>2020-11-18T11:17:00Z</cp:lastPrinted>
  <dcterms:created xsi:type="dcterms:W3CDTF">2020-11-17T15:35:00Z</dcterms:created>
  <dcterms:modified xsi:type="dcterms:W3CDTF">2020-12-01T18:07:00Z</dcterms:modified>
</cp:coreProperties>
</file>